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50" w:line="240" w:lineRule="auto"/>
        <w:rPr>
          <w:rFonts w:ascii="Quattrocento Sans" w:cs="Quattrocento Sans" w:eastAsia="Quattrocento Sans" w:hAnsi="Quattrocento Sans"/>
          <w:b w:val="1"/>
          <w:color w:val="333333"/>
          <w:sz w:val="54"/>
          <w:szCs w:val="54"/>
        </w:rPr>
      </w:pPr>
      <w:bookmarkStart w:colFirst="0" w:colLast="0" w:name="_heading=h.1fob9te" w:id="0"/>
      <w:bookmarkEnd w:id="0"/>
      <w:r w:rsidDel="00000000" w:rsidR="00000000" w:rsidRPr="00000000">
        <w:rPr>
          <w:rFonts w:ascii="Quattrocento Sans" w:cs="Quattrocento Sans" w:eastAsia="Quattrocento Sans" w:hAnsi="Quattrocento Sans"/>
          <w:b w:val="1"/>
          <w:color w:val="333333"/>
          <w:sz w:val="54"/>
          <w:szCs w:val="54"/>
          <w:rtl w:val="0"/>
        </w:rPr>
        <w:t xml:space="preserve">      </w:t>
      </w:r>
    </w:p>
    <w:p w:rsidR="00000000" w:rsidDel="00000000" w:rsidP="00000000" w:rsidRDefault="00000000" w:rsidRPr="00000000" w14:paraId="00000002">
      <w:pPr>
        <w:shd w:fill="ffffff" w:val="clear"/>
        <w:spacing w:after="150" w:line="240" w:lineRule="auto"/>
        <w:rPr>
          <w:rFonts w:ascii="Quattrocento Sans" w:cs="Quattrocento Sans" w:eastAsia="Quattrocento Sans" w:hAnsi="Quattrocento Sans"/>
          <w:color w:val="333333"/>
          <w:sz w:val="54"/>
          <w:szCs w:val="54"/>
        </w:rPr>
      </w:pPr>
      <w:bookmarkStart w:colFirst="0" w:colLast="0" w:name="_heading=h.xchxit9epn5n" w:id="1"/>
      <w:bookmarkEnd w:id="1"/>
      <w:r w:rsidDel="00000000" w:rsidR="00000000" w:rsidRPr="00000000">
        <w:rPr>
          <w:rFonts w:ascii="Quattrocento Sans" w:cs="Quattrocento Sans" w:eastAsia="Quattrocento Sans" w:hAnsi="Quattrocento Sans"/>
          <w:b w:val="1"/>
          <w:color w:val="333333"/>
          <w:sz w:val="54"/>
          <w:szCs w:val="54"/>
          <w:rtl w:val="0"/>
        </w:rPr>
        <w:t xml:space="preserve">IaC – DevOps with Terraform</w:t>
      </w:r>
      <w:r w:rsidDel="00000000" w:rsidR="00000000" w:rsidRPr="00000000">
        <w:rPr>
          <w:rtl w:val="0"/>
        </w:rPr>
      </w:r>
    </w:p>
    <w:p w:rsidR="00000000" w:rsidDel="00000000" w:rsidP="00000000" w:rsidRDefault="00000000" w:rsidRPr="00000000" w14:paraId="00000003">
      <w:pPr>
        <w:spacing w:after="0" w:lineRule="auto"/>
        <w:jc w:val="both"/>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04">
      <w:pPr>
        <w:spacing w:after="0" w:lineRule="auto"/>
        <w:jc w:val="both"/>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05">
      <w:pPr>
        <w:spacing w:after="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Objective:</w:t>
      </w:r>
      <w:r w:rsidDel="00000000" w:rsidR="00000000" w:rsidRPr="00000000">
        <w:rPr>
          <w:rFonts w:ascii="Quattrocento Sans" w:cs="Quattrocento Sans" w:eastAsia="Quattrocento Sans" w:hAnsi="Quattrocento Sans"/>
          <w:rtl w:val="0"/>
        </w:rPr>
        <w:t xml:space="preserve"> Get practical experience in DevOps (Development and Operation) and Infrastructure-as-Code through the automated cloud infrastructure creation and deployment on AWS using Terraform framework. </w:t>
      </w:r>
    </w:p>
    <w:p w:rsidR="00000000" w:rsidDel="00000000" w:rsidP="00000000" w:rsidRDefault="00000000" w:rsidRPr="00000000" w14:paraId="00000006">
      <w:pPr>
        <w:spacing w:after="0"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7">
      <w:pPr>
        <w:spacing w:after="0"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Tasks:</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tabs>
          <w:tab w:val="left" w:pos="426"/>
        </w:tabs>
        <w:spacing w:after="0" w:lineRule="auto"/>
        <w:ind w:left="0" w:firstLine="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Describing the virtual infrastructure (VM, network adapter, security group, firewall rules)</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tabs>
          <w:tab w:val="left" w:pos="426"/>
        </w:tabs>
        <w:spacing w:after="0" w:lineRule="auto"/>
        <w:ind w:left="0" w:firstLine="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Deployment of the virtual infrastructure on AWS EC2</w:t>
      </w:r>
    </w:p>
    <w:p w:rsidR="00000000" w:rsidDel="00000000" w:rsidP="00000000" w:rsidRDefault="00000000" w:rsidRPr="00000000" w14:paraId="0000000A">
      <w:pPr>
        <w:spacing w:after="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B">
      <w:pPr>
        <w:spacing w:after="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Lab environment</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0C">
      <w:pPr>
        <w:numPr>
          <w:ilvl w:val="0"/>
          <w:numId w:val="5"/>
        </w:numPr>
        <w:pBdr>
          <w:top w:space="0" w:sz="0" w:val="nil"/>
          <w:left w:space="0" w:sz="0" w:val="nil"/>
          <w:bottom w:space="0" w:sz="0" w:val="nil"/>
          <w:right w:space="0" w:sz="0" w:val="nil"/>
          <w:between w:space="0" w:sz="0" w:val="nil"/>
        </w:pBdr>
        <w:spacing w:after="0" w:lineRule="auto"/>
        <w:ind w:left="425" w:hanging="425"/>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Visual Studio Code with the following plugins:</w:t>
      </w:r>
    </w:p>
    <w:p w:rsidR="00000000" w:rsidDel="00000000" w:rsidP="00000000" w:rsidRDefault="00000000" w:rsidRPr="00000000" w14:paraId="0000000D">
      <w:pPr>
        <w:numPr>
          <w:ilvl w:val="1"/>
          <w:numId w:val="5"/>
        </w:numPr>
        <w:pBdr>
          <w:top w:space="0" w:sz="0" w:val="nil"/>
          <w:left w:space="0" w:sz="0" w:val="nil"/>
          <w:bottom w:space="0" w:sz="0" w:val="nil"/>
          <w:right w:space="0" w:sz="0" w:val="nil"/>
          <w:between w:space="0" w:sz="0" w:val="nil"/>
        </w:pBdr>
        <w:spacing w:after="0" w:lineRule="auto"/>
        <w:ind w:left="850" w:hanging="42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Hashicorp Terraform</w:t>
      </w:r>
    </w:p>
    <w:p w:rsidR="00000000" w:rsidDel="00000000" w:rsidP="00000000" w:rsidRDefault="00000000" w:rsidRPr="00000000" w14:paraId="0000000E">
      <w:pPr>
        <w:numPr>
          <w:ilvl w:val="0"/>
          <w:numId w:val="5"/>
        </w:numPr>
        <w:pBdr>
          <w:top w:space="0" w:sz="0" w:val="nil"/>
          <w:left w:space="0" w:sz="0" w:val="nil"/>
          <w:bottom w:space="0" w:sz="0" w:val="nil"/>
          <w:right w:space="0" w:sz="0" w:val="nil"/>
          <w:between w:space="0" w:sz="0" w:val="nil"/>
        </w:pBdr>
        <w:spacing w:after="0" w:lineRule="auto"/>
        <w:ind w:left="425" w:hanging="425"/>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Terraform</w:t>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pacing w:after="0" w:lineRule="auto"/>
        <w:ind w:left="425" w:hanging="425"/>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AWS CLI</w:t>
      </w:r>
    </w:p>
    <w:p w:rsidR="00000000" w:rsidDel="00000000" w:rsidP="00000000" w:rsidRDefault="00000000" w:rsidRPr="00000000" w14:paraId="00000010">
      <w:pPr>
        <w:keepNext w:val="1"/>
        <w:keepLines w:val="1"/>
        <w:pBdr>
          <w:top w:space="0" w:sz="0" w:val="nil"/>
          <w:left w:space="0" w:sz="0" w:val="nil"/>
          <w:bottom w:space="0" w:sz="0" w:val="nil"/>
          <w:right w:space="0" w:sz="0" w:val="nil"/>
          <w:between w:space="0" w:sz="0" w:val="nil"/>
        </w:pBdr>
        <w:spacing w:after="0" w:before="240" w:lineRule="auto"/>
        <w:jc w:val="both"/>
        <w:rPr>
          <w:color w:val="000000"/>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76" w:lineRule="auto"/>
        <w:rPr>
          <w:i w:val="1"/>
          <w:color w:val="2e75b5"/>
          <w:sz w:val="32"/>
          <w:szCs w:val="32"/>
        </w:rPr>
      </w:pPr>
      <w:r w:rsidDel="00000000" w:rsidR="00000000" w:rsidRPr="00000000">
        <w:rPr>
          <w:i w:val="1"/>
          <w:color w:val="2e75b5"/>
          <w:sz w:val="32"/>
          <w:szCs w:val="32"/>
          <w:rtl w:val="0"/>
        </w:rPr>
        <w:t xml:space="preserve">Contents</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line="276" w:lineRule="auto"/>
        <w:rPr>
          <w:i w:val="1"/>
          <w:color w:val="2e75b5"/>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heading=h.a8o9e8u2r436">
            <w:r w:rsidDel="00000000" w:rsidR="00000000" w:rsidRPr="00000000">
              <w:rPr>
                <w:b w:val="1"/>
                <w:rtl w:val="0"/>
              </w:rPr>
              <w:t xml:space="preserve">Step 1: Opening sample Terraform project</w:t>
            </w:r>
          </w:hyperlink>
          <w:r w:rsidDel="00000000" w:rsidR="00000000" w:rsidRPr="00000000">
            <w:rPr>
              <w:b w:val="1"/>
              <w:rtl w:val="0"/>
            </w:rPr>
            <w:tab/>
          </w:r>
          <w:r w:rsidDel="00000000" w:rsidR="00000000" w:rsidRPr="00000000">
            <w:fldChar w:fldCharType="begin"/>
            <w:instrText xml:space="preserve"> PAGEREF _heading=h.a8o9e8u2r436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2: Understanding Terraform Code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dx16y91vkx8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3: Updating key VM settings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_heading=h.dx16y91vkx8b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4: Configuring AWS credentials for AWS CLI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h9cq32j4e31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5: Deploying AWS Virtual Infrastructure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_heading=h.h9cq32j4e31s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6: Checking Deployed Resources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vaz7f3ldzao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7: Removing AWS EC2 Resources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_heading=h.vaz7f3ldzaop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pPr>
          <w:hyperlink w:anchor="_heading=h.tl6bjof94iqf">
            <w:r w:rsidDel="00000000" w:rsidR="00000000" w:rsidRPr="00000000">
              <w:rPr>
                <w:b w:val="1"/>
                <w:rtl w:val="0"/>
              </w:rPr>
              <w:t xml:space="preserve">Step 8: Advanced Self Task</w:t>
            </w:r>
          </w:hyperlink>
          <w:r w:rsidDel="00000000" w:rsidR="00000000" w:rsidRPr="00000000">
            <w:rPr>
              <w:b w:val="1"/>
              <w:rtl w:val="0"/>
            </w:rPr>
            <w:tab/>
          </w:r>
          <w:r w:rsidDel="00000000" w:rsidR="00000000" w:rsidRPr="00000000">
            <w:fldChar w:fldCharType="begin"/>
            <w:instrText xml:space="preserve"> PAGEREF _heading=h.tl6bjof94iqf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after="80" w:before="200" w:line="240" w:lineRule="auto"/>
            <w:ind w:left="0" w:firstLine="0"/>
            <w:rPr/>
          </w:pPr>
          <w:hyperlink w:anchor="_heading=h.qnlscwkseuxw">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_heading=h.qnlscwkseuxw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jc w:val="both"/>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1E">
      <w:pPr>
        <w:shd w:fill="d9e2f3" w:val="clear"/>
        <w:spacing w:after="0" w:before="12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i w:val="1"/>
          <w:sz w:val="24"/>
          <w:szCs w:val="24"/>
          <w:rtl w:val="0"/>
        </w:rPr>
        <w:t xml:space="preserve">Terraform</w:t>
      </w:r>
      <w:r w:rsidDel="00000000" w:rsidR="00000000" w:rsidRPr="00000000">
        <w:rPr>
          <w:rFonts w:ascii="Quattrocento Sans" w:cs="Quattrocento Sans" w:eastAsia="Quattrocento Sans" w:hAnsi="Quattrocento Sans"/>
          <w:sz w:val="24"/>
          <w:szCs w:val="24"/>
          <w:rtl w:val="0"/>
        </w:rPr>
        <w:t xml:space="preserve"> by HashiCorp is an open-source </w:t>
      </w:r>
      <w:r w:rsidDel="00000000" w:rsidR="00000000" w:rsidRPr="00000000">
        <w:rPr>
          <w:rFonts w:ascii="Quattrocento Sans" w:cs="Quattrocento Sans" w:eastAsia="Quattrocento Sans" w:hAnsi="Quattrocento Sans"/>
          <w:b w:val="1"/>
          <w:sz w:val="24"/>
          <w:szCs w:val="24"/>
          <w:rtl w:val="0"/>
        </w:rPr>
        <w:t xml:space="preserve">infrastructure-as-code (IaC)</w:t>
      </w:r>
      <w:r w:rsidDel="00000000" w:rsidR="00000000" w:rsidRPr="00000000">
        <w:rPr>
          <w:rFonts w:ascii="Quattrocento Sans" w:cs="Quattrocento Sans" w:eastAsia="Quattrocento Sans" w:hAnsi="Quattrocento Sans"/>
          <w:sz w:val="24"/>
          <w:szCs w:val="24"/>
          <w:rtl w:val="0"/>
        </w:rPr>
        <w:t xml:space="preserve"> software framework that allows DevOps engineers to programmatically provision and manage the virtual computing resources and cloud infrastructure.</w:t>
      </w:r>
    </w:p>
    <w:p w:rsidR="00000000" w:rsidDel="00000000" w:rsidP="00000000" w:rsidRDefault="00000000" w:rsidRPr="00000000" w14:paraId="0000001F">
      <w:pPr>
        <w:shd w:fill="d9e2f3" w:val="clear"/>
        <w:spacing w:after="0" w:before="12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Infrastructure-as-code is an IT practice to manage computing infrastructure through programming. This approach to resource allocation allows developers to logically manage, monitor and provision virtual computing resources - as opposed to configuring each required resource manually.</w:t>
      </w:r>
    </w:p>
    <w:p w:rsidR="00000000" w:rsidDel="00000000" w:rsidP="00000000" w:rsidRDefault="00000000" w:rsidRPr="00000000" w14:paraId="00000020">
      <w:pPr>
        <w:shd w:fill="d9e2f3" w:val="clear"/>
        <w:spacing w:after="0" w:before="12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Terraform allows to describe computing infrastructure by using a JSON-like configuration language called HCL (HashiCorp Configuration Language) and automatically deploy it in the private or public virtualised environment, e.g. AWS, Azure, etc. </w:t>
      </w:r>
    </w:p>
    <w:p w:rsidR="00000000" w:rsidDel="00000000" w:rsidP="00000000" w:rsidRDefault="00000000" w:rsidRPr="00000000" w14:paraId="00000021">
      <w:pPr>
        <w:pStyle w:val="Heading1"/>
        <w:jc w:val="both"/>
        <w:rPr/>
      </w:pPr>
      <w:bookmarkStart w:colFirst="0" w:colLast="0" w:name="_heading=h.4d34og8" w:id="2"/>
      <w:bookmarkEnd w:id="2"/>
      <w:r w:rsidDel="00000000" w:rsidR="00000000" w:rsidRPr="00000000">
        <w:rPr>
          <w:rtl w:val="0"/>
        </w:rPr>
      </w:r>
    </w:p>
    <w:p w:rsidR="00000000" w:rsidDel="00000000" w:rsidP="00000000" w:rsidRDefault="00000000" w:rsidRPr="00000000" w14:paraId="00000022">
      <w:pPr>
        <w:pStyle w:val="Heading1"/>
        <w:jc w:val="both"/>
        <w:rPr/>
      </w:pPr>
      <w:bookmarkStart w:colFirst="0" w:colLast="0" w:name="_heading=h.a8o9e8u2r436" w:id="3"/>
      <w:bookmarkEnd w:id="3"/>
      <w:r w:rsidDel="00000000" w:rsidR="00000000" w:rsidRPr="00000000">
        <w:rPr>
          <w:rtl w:val="0"/>
        </w:rPr>
        <w:t xml:space="preserve">Step 1: Opening sample Terraform project </w:t>
      </w:r>
    </w:p>
    <w:p w:rsidR="00000000" w:rsidDel="00000000" w:rsidP="00000000" w:rsidRDefault="00000000" w:rsidRPr="00000000" w14:paraId="00000023">
      <w:pPr>
        <w:spacing w:after="0" w:before="12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In this lab we are using Visual Studio Code IDE with the Terraform plugin installed. Do not forget to delete AWS resources after use.</w:t>
      </w:r>
    </w:p>
    <w:p w:rsidR="00000000" w:rsidDel="00000000" w:rsidP="00000000" w:rsidRDefault="00000000" w:rsidRPr="00000000" w14:paraId="00000024">
      <w:pPr>
        <w:numPr>
          <w:ilvl w:val="0"/>
          <w:numId w:val="7"/>
        </w:numPr>
        <w:pBdr>
          <w:top w:space="0" w:sz="0" w:val="nil"/>
          <w:left w:space="0" w:sz="0" w:val="nil"/>
          <w:bottom w:space="0" w:sz="0" w:val="nil"/>
          <w:right w:space="0" w:sz="0" w:val="nil"/>
          <w:between w:space="0" w:sz="0" w:val="nil"/>
        </w:pBdr>
        <w:shd w:fill="ffffff" w:val="clear"/>
        <w:spacing w:after="150" w:before="120" w:line="240" w:lineRule="auto"/>
        <w:ind w:left="425" w:hanging="425"/>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sz w:val="24"/>
          <w:szCs w:val="24"/>
          <w:rtl w:val="0"/>
        </w:rPr>
        <w:t xml:space="preserve">Download and unzip a sample Terraform project (Terraform.zip) from the VLE to the Download folder (e.g. C:\Users\</w:t>
      </w:r>
      <w:r w:rsidDel="00000000" w:rsidR="00000000" w:rsidRPr="00000000">
        <w:rPr>
          <w:rFonts w:ascii="Quattrocento Sans" w:cs="Quattrocento Sans" w:eastAsia="Quattrocento Sans" w:hAnsi="Quattrocento Sans"/>
          <w:color w:val="ff0000"/>
          <w:sz w:val="24"/>
          <w:szCs w:val="24"/>
          <w:rtl w:val="0"/>
        </w:rPr>
        <w:t xml:space="preserve">c1234567</w:t>
      </w:r>
      <w:r w:rsidDel="00000000" w:rsidR="00000000" w:rsidRPr="00000000">
        <w:rPr>
          <w:rFonts w:ascii="Quattrocento Sans" w:cs="Quattrocento Sans" w:eastAsia="Quattrocento Sans" w:hAnsi="Quattrocento Sans"/>
          <w:sz w:val="24"/>
          <w:szCs w:val="24"/>
          <w:rtl w:val="0"/>
        </w:rPr>
        <w:t xml:space="preserve">\Downloads\, where </w:t>
      </w:r>
      <w:r w:rsidDel="00000000" w:rsidR="00000000" w:rsidRPr="00000000">
        <w:rPr>
          <w:rFonts w:ascii="Quattrocento Sans" w:cs="Quattrocento Sans" w:eastAsia="Quattrocento Sans" w:hAnsi="Quattrocento Sans"/>
          <w:color w:val="ff0000"/>
          <w:sz w:val="24"/>
          <w:szCs w:val="24"/>
          <w:rtl w:val="0"/>
        </w:rPr>
        <w:t xml:space="preserve">c1234567 </w:t>
      </w:r>
      <w:r w:rsidDel="00000000" w:rsidR="00000000" w:rsidRPr="00000000">
        <w:rPr>
          <w:rFonts w:ascii="Quattrocento Sans" w:cs="Quattrocento Sans" w:eastAsia="Quattrocento Sans" w:hAnsi="Quattrocento Sans"/>
          <w:sz w:val="24"/>
          <w:szCs w:val="24"/>
          <w:rtl w:val="0"/>
        </w:rPr>
        <w:t xml:space="preserve">is your student ID).</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333333"/>
          <w:sz w:val="21"/>
          <w:szCs w:val="21"/>
        </w:rPr>
      </w:pPr>
      <w:r w:rsidDel="00000000" w:rsidR="00000000" w:rsidRPr="00000000">
        <w:rPr/>
        <w:drawing>
          <wp:inline distB="0" distT="0" distL="0" distR="0">
            <wp:extent cx="4572000" cy="3571875"/>
            <wp:effectExtent b="0" l="0" r="0" t="0"/>
            <wp:docPr id="198563253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720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ffffff" w:val="clear"/>
        <w:spacing w:after="150"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spacing w:after="150" w:line="240" w:lineRule="auto"/>
        <w:ind w:left="426" w:firstLine="0"/>
        <w:jc w:val="both"/>
        <w:rPr>
          <w:sz w:val="24"/>
          <w:szCs w:val="24"/>
        </w:rPr>
      </w:pPr>
      <w:r w:rsidDel="00000000" w:rsidR="00000000" w:rsidRPr="00000000">
        <w:rPr>
          <w:sz w:val="24"/>
          <w:szCs w:val="24"/>
          <w:rtl w:val="0"/>
        </w:rPr>
        <w:t xml:space="preserve">Make sure you have the following file structure after you unzip the project (avoid having ‘Terraform’ folder inside of another ‘Terraform’ folder):</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ffffff" w:val="clear"/>
        <w:spacing w:after="150" w:line="240" w:lineRule="auto"/>
        <w:ind w:left="426" w:firstLine="0"/>
        <w:jc w:val="both"/>
        <w:rPr/>
      </w:pPr>
      <w:r w:rsidDel="00000000" w:rsidR="00000000" w:rsidRPr="00000000">
        <w:rPr/>
        <w:drawing>
          <wp:inline distB="0" distT="0" distL="0" distR="0">
            <wp:extent cx="2743200" cy="1562100"/>
            <wp:effectExtent b="0" l="0" r="0" t="0"/>
            <wp:docPr id="198563254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743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ffffff" w:val="clear"/>
        <w:spacing w:after="150" w:line="240" w:lineRule="auto"/>
        <w:ind w:left="426" w:firstLine="0"/>
        <w:jc w:val="both"/>
        <w:rPr>
          <w:sz w:val="24"/>
          <w:szCs w:val="24"/>
          <w:shd w:fill="a4c2f4" w:val="clear"/>
        </w:rPr>
      </w:pPr>
      <w:r w:rsidDel="00000000" w:rsidR="00000000" w:rsidRPr="00000000">
        <w:rPr>
          <w:b w:val="1"/>
          <w:sz w:val="24"/>
          <w:szCs w:val="24"/>
          <w:shd w:fill="a4c2f4" w:val="clear"/>
          <w:rtl w:val="0"/>
        </w:rPr>
        <w:t xml:space="preserve">Note:</w:t>
      </w:r>
      <w:r w:rsidDel="00000000" w:rsidR="00000000" w:rsidRPr="00000000">
        <w:rPr>
          <w:sz w:val="24"/>
          <w:szCs w:val="24"/>
          <w:shd w:fill="a4c2f4" w:val="clear"/>
          <w:rtl w:val="0"/>
        </w:rPr>
        <w:t xml:space="preserve"> Check, that your Download folder is on C: drive (e.g. </w:t>
      </w:r>
      <w:r w:rsidDel="00000000" w:rsidR="00000000" w:rsidRPr="00000000">
        <w:rPr>
          <w:rFonts w:ascii="Quattrocento Sans" w:cs="Quattrocento Sans" w:eastAsia="Quattrocento Sans" w:hAnsi="Quattrocento Sans"/>
          <w:sz w:val="24"/>
          <w:szCs w:val="24"/>
          <w:shd w:fill="a4c2f4" w:val="clear"/>
          <w:rtl w:val="0"/>
        </w:rPr>
        <w:t xml:space="preserve">C:\Users\</w:t>
      </w:r>
      <w:r w:rsidDel="00000000" w:rsidR="00000000" w:rsidRPr="00000000">
        <w:rPr>
          <w:rFonts w:ascii="Quattrocento Sans" w:cs="Quattrocento Sans" w:eastAsia="Quattrocento Sans" w:hAnsi="Quattrocento Sans"/>
          <w:color w:val="ff0000"/>
          <w:sz w:val="24"/>
          <w:szCs w:val="24"/>
          <w:shd w:fill="a4c2f4" w:val="clear"/>
          <w:rtl w:val="0"/>
        </w:rPr>
        <w:t xml:space="preserve">c1234567</w:t>
      </w:r>
      <w:r w:rsidDel="00000000" w:rsidR="00000000" w:rsidRPr="00000000">
        <w:rPr>
          <w:rFonts w:ascii="Quattrocento Sans" w:cs="Quattrocento Sans" w:eastAsia="Quattrocento Sans" w:hAnsi="Quattrocento Sans"/>
          <w:sz w:val="24"/>
          <w:szCs w:val="24"/>
          <w:shd w:fill="a4c2f4" w:val="clear"/>
          <w:rtl w:val="0"/>
        </w:rPr>
        <w:t xml:space="preserve">\Downloads\</w:t>
      </w:r>
      <w:r w:rsidDel="00000000" w:rsidR="00000000" w:rsidRPr="00000000">
        <w:rPr>
          <w:sz w:val="24"/>
          <w:szCs w:val="24"/>
          <w:shd w:fill="a4c2f4" w:val="clear"/>
          <w:rtl w:val="0"/>
        </w:rPr>
        <w:t xml:space="preserve">), not on P: drive (</w:t>
      </w:r>
      <w:r w:rsidDel="00000000" w:rsidR="00000000" w:rsidRPr="00000000">
        <w:rPr>
          <w:sz w:val="24"/>
          <w:szCs w:val="24"/>
          <w:u w:val="single"/>
          <w:shd w:fill="a4c2f4" w:val="clear"/>
          <w:rtl w:val="0"/>
        </w:rPr>
        <w:t xml:space="preserve">!!!the project will not work from P:</w:t>
      </w:r>
      <w:r w:rsidDel="00000000" w:rsidR="00000000" w:rsidRPr="00000000">
        <w:rPr>
          <w:sz w:val="24"/>
          <w:szCs w:val="24"/>
          <w:shd w:fill="a4c2f4" w:val="clear"/>
          <w:rtl w:val="0"/>
        </w:rPr>
        <w:t xml:space="preserve">).  If you do not have ‘Downloads’ on C:, then unzip the file to </w:t>
      </w:r>
      <w:r w:rsidDel="00000000" w:rsidR="00000000" w:rsidRPr="00000000">
        <w:rPr>
          <w:rFonts w:ascii="Quattrocento Sans" w:cs="Quattrocento Sans" w:eastAsia="Quattrocento Sans" w:hAnsi="Quattrocento Sans"/>
          <w:sz w:val="24"/>
          <w:szCs w:val="24"/>
          <w:shd w:fill="a4c2f4" w:val="clear"/>
          <w:rtl w:val="0"/>
        </w:rPr>
        <w:t xml:space="preserve">C:\Users\</w:t>
      </w:r>
      <w:r w:rsidDel="00000000" w:rsidR="00000000" w:rsidRPr="00000000">
        <w:rPr>
          <w:rFonts w:ascii="Quattrocento Sans" w:cs="Quattrocento Sans" w:eastAsia="Quattrocento Sans" w:hAnsi="Quattrocento Sans"/>
          <w:color w:val="ff0000"/>
          <w:sz w:val="24"/>
          <w:szCs w:val="24"/>
          <w:shd w:fill="a4c2f4" w:val="clear"/>
          <w:rtl w:val="0"/>
        </w:rPr>
        <w:t xml:space="preserve">c1234567</w:t>
      </w:r>
      <w:r w:rsidDel="00000000" w:rsidR="00000000" w:rsidRPr="00000000">
        <w:rPr>
          <w:rFonts w:ascii="Quattrocento Sans" w:cs="Quattrocento Sans" w:eastAsia="Quattrocento Sans" w:hAnsi="Quattrocento Sans"/>
          <w:sz w:val="24"/>
          <w:szCs w:val="24"/>
          <w:shd w:fill="a4c2f4" w:val="clear"/>
          <w:rtl w:val="0"/>
        </w:rPr>
        <w:t xml:space="preserve">\</w:t>
      </w:r>
      <w:r w:rsidDel="00000000" w:rsidR="00000000" w:rsidRPr="00000000">
        <w:rPr>
          <w:rFonts w:ascii="Quattrocento Sans" w:cs="Quattrocento Sans" w:eastAsia="Quattrocento Sans" w:hAnsi="Quattrocento Sans"/>
          <w:b w:val="1"/>
          <w:sz w:val="24"/>
          <w:szCs w:val="24"/>
          <w:shd w:fill="a4c2f4" w:val="clear"/>
          <w:rtl w:val="0"/>
        </w:rPr>
        <w:t xml:space="preserve">Documents</w:t>
      </w:r>
      <w:r w:rsidDel="00000000" w:rsidR="00000000" w:rsidRPr="00000000">
        <w:rPr>
          <w:rFonts w:ascii="Quattrocento Sans" w:cs="Quattrocento Sans" w:eastAsia="Quattrocento Sans" w:hAnsi="Quattrocento Sans"/>
          <w:sz w:val="24"/>
          <w:szCs w:val="24"/>
          <w:shd w:fill="a4c2f4" w:val="clear"/>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333333"/>
          <w:sz w:val="21"/>
          <w:szCs w:val="21"/>
        </w:rPr>
      </w:pPr>
      <w:r w:rsidDel="00000000" w:rsidR="00000000" w:rsidRPr="00000000">
        <w:rPr>
          <w:rtl w:val="0"/>
        </w:rPr>
      </w:r>
    </w:p>
    <w:p w:rsidR="00000000" w:rsidDel="00000000" w:rsidP="00000000" w:rsidRDefault="00000000" w:rsidRPr="00000000" w14:paraId="0000002B">
      <w:pPr>
        <w:numPr>
          <w:ilvl w:val="0"/>
          <w:numId w:val="7"/>
        </w:numPr>
        <w:pBdr>
          <w:top w:space="0" w:sz="0" w:val="nil"/>
          <w:left w:space="0" w:sz="0" w:val="nil"/>
          <w:bottom w:space="0" w:sz="0" w:val="nil"/>
          <w:right w:space="0" w:sz="0" w:val="nil"/>
          <w:between w:space="0" w:sz="0" w:val="nil"/>
        </w:pBdr>
        <w:shd w:fill="ffffff" w:val="clear"/>
        <w:spacing w:after="150" w:line="240" w:lineRule="auto"/>
        <w:ind w:left="426" w:hanging="426"/>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Run Visual Studio Code IDE (not Visual Studio Community/Enterprise):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ffffff" w:val="clear"/>
        <w:spacing w:after="150" w:line="240" w:lineRule="auto"/>
        <w:ind w:firstLine="426"/>
        <w:jc w:val="both"/>
        <w:rPr>
          <w:rFonts w:ascii="Quattrocento Sans" w:cs="Quattrocento Sans" w:eastAsia="Quattrocento Sans" w:hAnsi="Quattrocento Sans"/>
          <w:color w:val="000000"/>
          <w:sz w:val="24"/>
          <w:szCs w:val="24"/>
        </w:rPr>
      </w:pPr>
      <w:r w:rsidDel="00000000" w:rsidR="00000000" w:rsidRPr="00000000">
        <w:rPr/>
        <w:drawing>
          <wp:inline distB="0" distT="0" distL="0" distR="0">
            <wp:extent cx="4572000" cy="3943350"/>
            <wp:effectExtent b="0" l="0" r="0" t="0"/>
            <wp:docPr id="198563253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720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ffffff" w:val="clear"/>
        <w:spacing w:after="150" w:line="240" w:lineRule="auto"/>
        <w:ind w:firstLine="426"/>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2E">
      <w:pPr>
        <w:numPr>
          <w:ilvl w:val="0"/>
          <w:numId w:val="7"/>
        </w:numPr>
        <w:pBdr>
          <w:top w:space="0" w:sz="0" w:val="nil"/>
          <w:left w:space="0" w:sz="0" w:val="nil"/>
          <w:bottom w:space="0" w:sz="0" w:val="nil"/>
          <w:right w:space="0" w:sz="0" w:val="nil"/>
          <w:between w:space="0" w:sz="0" w:val="nil"/>
        </w:pBdr>
        <w:shd w:fill="ffffff" w:val="clear"/>
        <w:spacing w:after="150" w:line="240" w:lineRule="auto"/>
        <w:ind w:left="426" w:hanging="426"/>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In the Visual Studio Code select File-&gt;Open Folder and browse to the unzipped ‘Terraform’ folder in Downloads: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drawing>
          <wp:inline distB="0" distT="0" distL="0" distR="0">
            <wp:extent cx="2896004" cy="1514686"/>
            <wp:effectExtent b="0" l="0" r="0" t="0"/>
            <wp:docPr id="198563254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96004"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drawing>
          <wp:inline distB="0" distT="0" distL="0" distR="0">
            <wp:extent cx="4572000" cy="2124075"/>
            <wp:effectExtent b="0" l="0" r="0" t="0"/>
            <wp:docPr id="198563254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5720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ffffff" w:val="clear"/>
        <w:spacing w:after="0" w:line="240" w:lineRule="auto"/>
        <w:ind w:left="425" w:firstLine="0"/>
        <w:jc w:val="both"/>
        <w:rPr>
          <w:rFonts w:ascii="Quattrocento Sans" w:cs="Quattrocento Sans" w:eastAsia="Quattrocento Sans" w:hAnsi="Quattrocento Sans"/>
          <w:color w:val="333333"/>
          <w:sz w:val="24"/>
          <w:szCs w:val="24"/>
        </w:rPr>
      </w:pPr>
      <w:r w:rsidDel="00000000" w:rsidR="00000000" w:rsidRPr="00000000">
        <w:rPr>
          <w:rtl w:val="0"/>
        </w:rPr>
      </w:r>
    </w:p>
    <w:p w:rsidR="00000000" w:rsidDel="00000000" w:rsidP="00000000" w:rsidRDefault="00000000" w:rsidRPr="00000000" w14:paraId="00000032">
      <w:pPr>
        <w:pStyle w:val="Heading1"/>
        <w:jc w:val="both"/>
        <w:rPr>
          <w:rFonts w:ascii="Quattrocento Sans" w:cs="Quattrocento Sans" w:eastAsia="Quattrocento Sans" w:hAnsi="Quattrocento Sans"/>
          <w:color w:val="333333"/>
          <w:sz w:val="24"/>
          <w:szCs w:val="24"/>
        </w:rPr>
      </w:pPr>
      <w:bookmarkStart w:colFirst="0" w:colLast="0" w:name="_heading=h.2s8eyo1" w:id="4"/>
      <w:bookmarkEnd w:id="4"/>
      <w:r w:rsidDel="00000000" w:rsidR="00000000" w:rsidRPr="00000000">
        <w:rPr>
          <w:rtl w:val="0"/>
        </w:rPr>
        <w:t xml:space="preserve">Step 2: Understanding Terraform Code </w:t>
      </w:r>
      <w:r w:rsidDel="00000000" w:rsidR="00000000" w:rsidRPr="00000000">
        <w:rPr>
          <w:rtl w:val="0"/>
        </w:rPr>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shd w:fill="ffffff" w:val="clear"/>
        <w:spacing w:after="150" w:line="240" w:lineRule="auto"/>
        <w:ind w:left="426" w:hanging="426"/>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The sample project includes three Terraform configuration files, describing the virtual instance we are going to deploy (</w:t>
      </w:r>
      <w:r w:rsidDel="00000000" w:rsidR="00000000" w:rsidRPr="00000000">
        <w:rPr>
          <w:rFonts w:ascii="Courier New" w:cs="Courier New" w:eastAsia="Courier New" w:hAnsi="Courier New"/>
          <w:color w:val="000000"/>
          <w:sz w:val="20"/>
          <w:szCs w:val="20"/>
          <w:rtl w:val="0"/>
        </w:rPr>
        <w:t xml:space="preserve">main.tf</w:t>
      </w:r>
      <w:r w:rsidDel="00000000" w:rsidR="00000000" w:rsidRPr="00000000">
        <w:rPr>
          <w:rFonts w:ascii="Quattrocento Sans" w:cs="Quattrocento Sans" w:eastAsia="Quattrocento Sans" w:hAnsi="Quattrocento Sans"/>
          <w:color w:val="000000"/>
          <w:sz w:val="24"/>
          <w:szCs w:val="24"/>
          <w:rtl w:val="0"/>
        </w:rPr>
        <w:t xml:space="preserve">, </w:t>
      </w:r>
      <w:r w:rsidDel="00000000" w:rsidR="00000000" w:rsidRPr="00000000">
        <w:rPr>
          <w:rFonts w:ascii="Courier New" w:cs="Courier New" w:eastAsia="Courier New" w:hAnsi="Courier New"/>
          <w:color w:val="000000"/>
          <w:sz w:val="20"/>
          <w:szCs w:val="20"/>
          <w:rtl w:val="0"/>
        </w:rPr>
        <w:t xml:space="preserve">provider.tf</w:t>
      </w:r>
      <w:r w:rsidDel="00000000" w:rsidR="00000000" w:rsidRPr="00000000">
        <w:rPr>
          <w:rFonts w:ascii="Quattrocento Sans" w:cs="Quattrocento Sans" w:eastAsia="Quattrocento Sans" w:hAnsi="Quattrocento Sans"/>
          <w:color w:val="000000"/>
          <w:sz w:val="24"/>
          <w:szCs w:val="24"/>
          <w:rtl w:val="0"/>
        </w:rPr>
        <w:t xml:space="preserve"> and </w:t>
      </w:r>
      <w:r w:rsidDel="00000000" w:rsidR="00000000" w:rsidRPr="00000000">
        <w:rPr>
          <w:rFonts w:ascii="Courier New" w:cs="Courier New" w:eastAsia="Courier New" w:hAnsi="Courier New"/>
          <w:color w:val="000000"/>
          <w:sz w:val="20"/>
          <w:szCs w:val="20"/>
          <w:rtl w:val="0"/>
        </w:rPr>
        <w:t xml:space="preserve">vars-common.tf</w:t>
      </w:r>
      <w:r w:rsidDel="00000000" w:rsidR="00000000" w:rsidRPr="00000000">
        <w:rPr>
          <w:rFonts w:ascii="Quattrocento Sans" w:cs="Quattrocento Sans" w:eastAsia="Quattrocento Sans" w:hAnsi="Quattrocento Sans"/>
          <w:color w:val="000000"/>
          <w:sz w:val="24"/>
          <w:szCs w:val="24"/>
          <w:rtl w:val="0"/>
        </w:rPr>
        <w:t xml:space="preserve">) and the startup shell script (</w:t>
      </w:r>
      <w:r w:rsidDel="00000000" w:rsidR="00000000" w:rsidRPr="00000000">
        <w:rPr>
          <w:rFonts w:ascii="Courier New" w:cs="Courier New" w:eastAsia="Courier New" w:hAnsi="Courier New"/>
          <w:color w:val="000000"/>
          <w:sz w:val="20"/>
          <w:szCs w:val="20"/>
          <w:rtl w:val="0"/>
        </w:rPr>
        <w:t xml:space="preserve">files/template.tpl</w:t>
      </w:r>
      <w:r w:rsidDel="00000000" w:rsidR="00000000" w:rsidRPr="00000000">
        <w:rPr>
          <w:rFonts w:ascii="Quattrocento Sans" w:cs="Quattrocento Sans" w:eastAsia="Quattrocento Sans" w:hAnsi="Quattrocento Sans"/>
          <w:color w:val="000000"/>
          <w:sz w:val="24"/>
          <w:szCs w:val="24"/>
          <w:rtl w:val="0"/>
        </w:rPr>
        <w:t xml:space="preserve">) installing and running Apache web server and creating a simple web page. Explore these files.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drawing>
          <wp:inline distB="0" distT="0" distL="0" distR="0">
            <wp:extent cx="5461847" cy="3210931"/>
            <wp:effectExtent b="0" l="0" r="0" t="0"/>
            <wp:docPr id="1985632543" name="image21.png"/>
            <a:graphic>
              <a:graphicData uri="http://schemas.openxmlformats.org/drawingml/2006/picture">
                <pic:pic>
                  <pic:nvPicPr>
                    <pic:cNvPr id="0" name="image21.png"/>
                    <pic:cNvPicPr preferRelativeResize="0"/>
                  </pic:nvPicPr>
                  <pic:blipFill>
                    <a:blip r:embed="rId12"/>
                    <a:srcRect b="36866" l="0" r="10956" t="0"/>
                    <a:stretch>
                      <a:fillRect/>
                    </a:stretch>
                  </pic:blipFill>
                  <pic:spPr>
                    <a:xfrm>
                      <a:off x="0" y="0"/>
                      <a:ext cx="5461847" cy="321093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hd w:fill="ffffff" w:val="clear"/>
        <w:spacing w:after="150" w:line="240" w:lineRule="auto"/>
        <w:ind w:left="426" w:hanging="426"/>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File ‘provider.tf’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This file simply defines a cloud provider we are going to deploy our VM with (AWS in our example):</w:t>
      </w:r>
    </w:p>
    <w:p w:rsidR="00000000" w:rsidDel="00000000" w:rsidP="00000000" w:rsidRDefault="00000000" w:rsidRPr="00000000" w14:paraId="00000038">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provider "aws" {</w:t>
      </w:r>
    </w:p>
    <w:p w:rsidR="00000000" w:rsidDel="00000000" w:rsidP="00000000" w:rsidRDefault="00000000" w:rsidRPr="00000000" w14:paraId="00000039">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profile = "default"</w:t>
      </w:r>
    </w:p>
    <w:p w:rsidR="00000000" w:rsidDel="00000000" w:rsidP="00000000" w:rsidRDefault="00000000" w:rsidRPr="00000000" w14:paraId="0000003A">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region = var.aws_region</w:t>
      </w:r>
    </w:p>
    <w:p w:rsidR="00000000" w:rsidDel="00000000" w:rsidP="00000000" w:rsidRDefault="00000000" w:rsidRPr="00000000" w14:paraId="0000003B">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The AWS region is described in </w:t>
      </w:r>
      <w:r w:rsidDel="00000000" w:rsidR="00000000" w:rsidRPr="00000000">
        <w:rPr>
          <w:rFonts w:ascii="Courier New" w:cs="Courier New" w:eastAsia="Courier New" w:hAnsi="Courier New"/>
          <w:color w:val="000000"/>
          <w:sz w:val="20"/>
          <w:szCs w:val="20"/>
          <w:rtl w:val="0"/>
        </w:rPr>
        <w:t xml:space="preserve">aws_region </w:t>
      </w:r>
      <w:r w:rsidDel="00000000" w:rsidR="00000000" w:rsidRPr="00000000">
        <w:rPr>
          <w:rFonts w:ascii="Quattrocento Sans" w:cs="Quattrocento Sans" w:eastAsia="Quattrocento Sans" w:hAnsi="Quattrocento Sans"/>
          <w:color w:val="000000"/>
          <w:sz w:val="24"/>
          <w:szCs w:val="24"/>
          <w:rtl w:val="0"/>
        </w:rPr>
        <w:t xml:space="preserve">variable which is defined in </w:t>
      </w:r>
      <w:r w:rsidDel="00000000" w:rsidR="00000000" w:rsidRPr="00000000">
        <w:rPr>
          <w:rFonts w:ascii="Courier New" w:cs="Courier New" w:eastAsia="Courier New" w:hAnsi="Courier New"/>
          <w:color w:val="000000"/>
          <w:sz w:val="20"/>
          <w:szCs w:val="20"/>
          <w:rtl w:val="0"/>
        </w:rPr>
        <w:t xml:space="preserve">vars-common.tf</w:t>
      </w:r>
      <w:r w:rsidDel="00000000" w:rsidR="00000000" w:rsidRPr="00000000">
        <w:rPr>
          <w:rFonts w:ascii="Quattrocento Sans" w:cs="Quattrocento Sans" w:eastAsia="Quattrocento Sans" w:hAnsi="Quattrocento Sans"/>
          <w:color w:val="000000"/>
          <w:sz w:val="24"/>
          <w:szCs w:val="24"/>
          <w:rtl w:val="0"/>
        </w:rPr>
        <w:t xml:space="preserve"> file.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hd w:fill="ffffff" w:val="clear"/>
        <w:spacing w:after="150" w:line="240" w:lineRule="auto"/>
        <w:ind w:left="426" w:hanging="426"/>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File ‘vars-common.tf’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This file defines common variables used in the project, e.g. name of the project and AWS region we would like to deploy our VM in:</w:t>
      </w:r>
    </w:p>
    <w:p w:rsidR="00000000" w:rsidDel="00000000" w:rsidP="00000000" w:rsidRDefault="00000000" w:rsidRPr="00000000" w14:paraId="00000041">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variable "project_name" {</w:t>
      </w:r>
    </w:p>
    <w:p w:rsidR="00000000" w:rsidDel="00000000" w:rsidP="00000000" w:rsidRDefault="00000000" w:rsidRPr="00000000" w14:paraId="00000042">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default = "CCD_DevOps_Example</w:t>
      </w:r>
      <w:r w:rsidDel="00000000" w:rsidR="00000000" w:rsidRPr="00000000">
        <w:rPr>
          <w:rFonts w:ascii="Courier New" w:cs="Courier New" w:eastAsia="Courier New" w:hAnsi="Courier New"/>
          <w:color w:val="00b050"/>
          <w:sz w:val="20"/>
          <w:szCs w:val="20"/>
          <w:rtl w:val="0"/>
        </w:rPr>
        <w:t xml:space="preserve">_c1234567</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43">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44">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45">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#Set your aws_region</w:t>
      </w:r>
    </w:p>
    <w:p w:rsidR="00000000" w:rsidDel="00000000" w:rsidP="00000000" w:rsidRDefault="00000000" w:rsidRPr="00000000" w14:paraId="00000046">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variable "aws_region" {</w:t>
      </w:r>
    </w:p>
    <w:p w:rsidR="00000000" w:rsidDel="00000000" w:rsidP="00000000" w:rsidRDefault="00000000" w:rsidRPr="00000000" w14:paraId="00000047">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default = "us-east-1" </w:t>
      </w:r>
    </w:p>
    <w:p w:rsidR="00000000" w:rsidDel="00000000" w:rsidP="00000000" w:rsidRDefault="00000000" w:rsidRPr="00000000" w14:paraId="00000048">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5"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Replace </w:t>
      </w:r>
      <w:r w:rsidDel="00000000" w:rsidR="00000000" w:rsidRPr="00000000">
        <w:rPr>
          <w:rFonts w:ascii="Courier New" w:cs="Courier New" w:eastAsia="Courier New" w:hAnsi="Courier New"/>
          <w:color w:val="00b050"/>
          <w:sz w:val="20"/>
          <w:szCs w:val="20"/>
          <w:rtl w:val="0"/>
        </w:rPr>
        <w:t xml:space="preserve">c1234567</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Quattrocento Sans" w:cs="Quattrocento Sans" w:eastAsia="Quattrocento Sans" w:hAnsi="Quattrocento Sans"/>
          <w:color w:val="000000"/>
          <w:sz w:val="24"/>
          <w:szCs w:val="24"/>
          <w:rtl w:val="0"/>
        </w:rPr>
        <w:t xml:space="preserve">with your student id.</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hd w:fill="ffffff" w:val="clear"/>
        <w:spacing w:after="150" w:line="240" w:lineRule="auto"/>
        <w:ind w:left="426" w:hanging="426"/>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File ‘main.tf’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This is the </w:t>
      </w:r>
      <w:r w:rsidDel="00000000" w:rsidR="00000000" w:rsidRPr="00000000">
        <w:rPr>
          <w:rFonts w:ascii="Quattrocento Sans" w:cs="Quattrocento Sans" w:eastAsia="Quattrocento Sans" w:hAnsi="Quattrocento Sans"/>
          <w:sz w:val="24"/>
          <w:szCs w:val="24"/>
          <w:rtl w:val="0"/>
        </w:rPr>
        <w:t xml:space="preserve">m</w:t>
      </w:r>
      <w:r w:rsidDel="00000000" w:rsidR="00000000" w:rsidRPr="00000000">
        <w:rPr>
          <w:rFonts w:ascii="Quattrocento Sans" w:cs="Quattrocento Sans" w:eastAsia="Quattrocento Sans" w:hAnsi="Quattrocento Sans"/>
          <w:color w:val="000000"/>
          <w:sz w:val="24"/>
          <w:szCs w:val="24"/>
          <w:rtl w:val="0"/>
        </w:rPr>
        <w:t xml:space="preserve">ain Terraform config file describing the computing infrastructure we are going to create and deploy. </w:t>
      </w:r>
    </w:p>
    <w:p w:rsidR="00000000" w:rsidDel="00000000" w:rsidP="00000000" w:rsidRDefault="00000000" w:rsidRPr="00000000" w14:paraId="0000004E">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#Create Security Group and rules for inbound and outbound network traffic</w:t>
      </w:r>
    </w:p>
    <w:p w:rsidR="00000000" w:rsidDel="00000000" w:rsidP="00000000" w:rsidRDefault="00000000" w:rsidRPr="00000000" w14:paraId="0000004F">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resource "aws_security_group" "vm" {</w:t>
      </w:r>
    </w:p>
    <w:p w:rsidR="00000000" w:rsidDel="00000000" w:rsidP="00000000" w:rsidRDefault="00000000" w:rsidRPr="00000000" w14:paraId="00000050">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name        = "${var.project_name}-vm-sg"</w:t>
      </w:r>
    </w:p>
    <w:p w:rsidR="00000000" w:rsidDel="00000000" w:rsidP="00000000" w:rsidRDefault="00000000" w:rsidRPr="00000000" w14:paraId="00000051">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description = "Controls in/out traffic for vm networking"</w:t>
      </w:r>
    </w:p>
    <w:p w:rsidR="00000000" w:rsidDel="00000000" w:rsidP="00000000" w:rsidRDefault="00000000" w:rsidRPr="00000000" w14:paraId="00000052">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vpc_id      = "</w:t>
      </w:r>
      <w:r w:rsidDel="00000000" w:rsidR="00000000" w:rsidRPr="00000000">
        <w:rPr>
          <w:rFonts w:ascii="Courier New" w:cs="Courier New" w:eastAsia="Courier New" w:hAnsi="Courier New"/>
          <w:color w:val="00b050"/>
          <w:sz w:val="20"/>
          <w:szCs w:val="20"/>
          <w:rtl w:val="0"/>
        </w:rPr>
        <w:t xml:space="preserve">vpc-075b0a07621fed9d6</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b w:val="1"/>
          <w:sz w:val="20"/>
          <w:szCs w:val="20"/>
          <w:rtl w:val="0"/>
        </w:rPr>
        <w:t xml:space="preserve">id of the Virtual Private Network - you will need to update it</w:t>
      </w:r>
      <w:r w:rsidDel="00000000" w:rsidR="00000000" w:rsidRPr="00000000">
        <w:rPr>
          <w:rtl w:val="0"/>
        </w:rPr>
      </w:r>
    </w:p>
    <w:p w:rsidR="00000000" w:rsidDel="00000000" w:rsidP="00000000" w:rsidRDefault="00000000" w:rsidRPr="00000000" w14:paraId="00000053">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54">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55">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resource "aws_security_group_rule" "inbound_http_to_vm" {</w:t>
      </w:r>
    </w:p>
    <w:p w:rsidR="00000000" w:rsidDel="00000000" w:rsidP="00000000" w:rsidRDefault="00000000" w:rsidRPr="00000000" w14:paraId="00000056">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security_group_id = aws_security_group.vm.id</w:t>
      </w:r>
    </w:p>
    <w:p w:rsidR="00000000" w:rsidDel="00000000" w:rsidP="00000000" w:rsidRDefault="00000000" w:rsidRPr="00000000" w14:paraId="00000057">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description       = "Allow http protocol for any"</w:t>
      </w:r>
    </w:p>
    <w:p w:rsidR="00000000" w:rsidDel="00000000" w:rsidP="00000000" w:rsidRDefault="00000000" w:rsidRPr="00000000" w14:paraId="00000058">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              = "ingress"</w:t>
      </w:r>
    </w:p>
    <w:p w:rsidR="00000000" w:rsidDel="00000000" w:rsidP="00000000" w:rsidRDefault="00000000" w:rsidRPr="00000000" w14:paraId="00000059">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from_port         = "80"</w:t>
      </w:r>
    </w:p>
    <w:p w:rsidR="00000000" w:rsidDel="00000000" w:rsidP="00000000" w:rsidRDefault="00000000" w:rsidRPr="00000000" w14:paraId="0000005A">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to_port           = "80"</w:t>
      </w:r>
    </w:p>
    <w:p w:rsidR="00000000" w:rsidDel="00000000" w:rsidP="00000000" w:rsidRDefault="00000000" w:rsidRPr="00000000" w14:paraId="0000005B">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protocol          = "tcp"</w:t>
      </w:r>
    </w:p>
    <w:p w:rsidR="00000000" w:rsidDel="00000000" w:rsidP="00000000" w:rsidRDefault="00000000" w:rsidRPr="00000000" w14:paraId="0000005C">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cidr_blocks       = ["0.0.0.0/0"]</w:t>
      </w:r>
    </w:p>
    <w:p w:rsidR="00000000" w:rsidDel="00000000" w:rsidP="00000000" w:rsidRDefault="00000000" w:rsidRPr="00000000" w14:paraId="0000005D">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5E">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5F">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resource "aws_security_group_rule" "inbound_ssh_to_vm" {</w:t>
      </w:r>
    </w:p>
    <w:p w:rsidR="00000000" w:rsidDel="00000000" w:rsidP="00000000" w:rsidRDefault="00000000" w:rsidRPr="00000000" w14:paraId="00000060">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security_group_id = aws_security_group.vm.id</w:t>
      </w:r>
    </w:p>
    <w:p w:rsidR="00000000" w:rsidDel="00000000" w:rsidP="00000000" w:rsidRDefault="00000000" w:rsidRPr="00000000" w14:paraId="00000061">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description       = "Allow ssh protocol for an</w:t>
      </w:r>
      <w:sdt>
        <w:sdtPr>
          <w:tag w:val="goog_rdk_0"/>
        </w:sdtPr>
        <w:sdtContent>
          <w:del w:author="Anonymous" w:id="0" w:date="2022-12-02T14:07:58Z">
            <w:r w:rsidDel="00000000" w:rsidR="00000000" w:rsidRPr="00000000">
              <w:rPr>
                <w:rFonts w:ascii="Courier New" w:cs="Courier New" w:eastAsia="Courier New" w:hAnsi="Courier New"/>
                <w:color w:val="000000"/>
                <w:sz w:val="20"/>
                <w:szCs w:val="20"/>
                <w:rtl w:val="0"/>
              </w:rPr>
              <w:delText xml:space="preserve">y</w:delText>
            </w:r>
          </w:del>
        </w:sdtContent>
      </w:sdt>
      <w:sdt>
        <w:sdtPr>
          <w:tag w:val="goog_rdk_1"/>
        </w:sdtPr>
        <w:sdtContent>
          <w:del w:author="Anonymous" w:id="1" w:date="2022-12-02T14:07:56Z">
            <w:r w:rsidDel="00000000" w:rsidR="00000000" w:rsidRPr="00000000">
              <w:rPr>
                <w:rFonts w:ascii="Courier New" w:cs="Courier New" w:eastAsia="Courier New" w:hAnsi="Courier New"/>
                <w:color w:val="000000"/>
                <w:sz w:val="20"/>
                <w:szCs w:val="20"/>
                <w:rtl w:val="0"/>
              </w:rPr>
              <w:delText xml:space="preserve">"</w:delText>
            </w:r>
          </w:del>
        </w:sdtContent>
      </w:sdt>
      <w:sdt>
        <w:sdtPr>
          <w:tag w:val="goog_rdk_2"/>
        </w:sdtPr>
        <w:sdtContent>
          <w:ins w:author="Anonymous" w:id="2" w:date="2022-12-02T14:07:45Z">
            <w:sdt>
              <w:sdtPr>
                <w:tag w:val="goog_rdk_3"/>
              </w:sdtPr>
              <w:sdtContent>
                <w:del w:author="Anonymous" w:id="1" w:date="2022-12-02T14:07:56Z">
                  <w:r w:rsidDel="00000000" w:rsidR="00000000" w:rsidRPr="00000000">
                    <w:rPr>
                      <w:rFonts w:ascii="Courier New" w:cs="Courier New" w:eastAsia="Courier New" w:hAnsi="Courier New"/>
                      <w:color w:val="000000"/>
                      <w:sz w:val="20"/>
                      <w:szCs w:val="20"/>
                      <w:rtl w:val="0"/>
                    </w:rPr>
                    <w:delText xml:space="preserve">m</w:delText>
                  </w:r>
                </w:del>
              </w:sdtContent>
            </w:sdt>
          </w:ins>
        </w:sdtContent>
      </w:sdt>
      <w:r w:rsidDel="00000000" w:rsidR="00000000" w:rsidRPr="00000000">
        <w:rPr>
          <w:rtl w:val="0"/>
        </w:rPr>
      </w:r>
    </w:p>
    <w:p w:rsidR="00000000" w:rsidDel="00000000" w:rsidP="00000000" w:rsidRDefault="00000000" w:rsidRPr="00000000" w14:paraId="00000062">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              = "ingress"</w:t>
      </w:r>
    </w:p>
    <w:p w:rsidR="00000000" w:rsidDel="00000000" w:rsidP="00000000" w:rsidRDefault="00000000" w:rsidRPr="00000000" w14:paraId="00000063">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from_port         = "22"</w:t>
      </w:r>
    </w:p>
    <w:p w:rsidR="00000000" w:rsidDel="00000000" w:rsidP="00000000" w:rsidRDefault="00000000" w:rsidRPr="00000000" w14:paraId="00000064">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to_port           = "22"</w:t>
      </w:r>
    </w:p>
    <w:p w:rsidR="00000000" w:rsidDel="00000000" w:rsidP="00000000" w:rsidRDefault="00000000" w:rsidRPr="00000000" w14:paraId="00000065">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protocol          = "tcp"</w:t>
      </w:r>
    </w:p>
    <w:p w:rsidR="00000000" w:rsidDel="00000000" w:rsidP="00000000" w:rsidRDefault="00000000" w:rsidRPr="00000000" w14:paraId="00000066">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cidr_blocks       = ["0.0.0.0/0"]</w:t>
      </w:r>
    </w:p>
    <w:p w:rsidR="00000000" w:rsidDel="00000000" w:rsidP="00000000" w:rsidRDefault="00000000" w:rsidRPr="00000000" w14:paraId="00000067">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68">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69">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resource "aws_security_group_rule" "vm_outbound_any" {</w:t>
      </w:r>
    </w:p>
    <w:p w:rsidR="00000000" w:rsidDel="00000000" w:rsidP="00000000" w:rsidRDefault="00000000" w:rsidRPr="00000000" w14:paraId="0000006A">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security_group_id = aws_security_group.vm.id</w:t>
      </w:r>
    </w:p>
    <w:p w:rsidR="00000000" w:rsidDel="00000000" w:rsidP="00000000" w:rsidRDefault="00000000" w:rsidRPr="00000000" w14:paraId="0000006B">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              = "egress"</w:t>
      </w:r>
    </w:p>
    <w:p w:rsidR="00000000" w:rsidDel="00000000" w:rsidP="00000000" w:rsidRDefault="00000000" w:rsidRPr="00000000" w14:paraId="0000006C">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from_port         = 0</w:t>
      </w:r>
    </w:p>
    <w:p w:rsidR="00000000" w:rsidDel="00000000" w:rsidP="00000000" w:rsidRDefault="00000000" w:rsidRPr="00000000" w14:paraId="0000006D">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to_port           = 0</w:t>
      </w:r>
    </w:p>
    <w:p w:rsidR="00000000" w:rsidDel="00000000" w:rsidP="00000000" w:rsidRDefault="00000000" w:rsidRPr="00000000" w14:paraId="0000006E">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protocol          = "all"</w:t>
      </w:r>
    </w:p>
    <w:p w:rsidR="00000000" w:rsidDel="00000000" w:rsidP="00000000" w:rsidRDefault="00000000" w:rsidRPr="00000000" w14:paraId="0000006F">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cidr_blocks       = ["0.0.0.0/0"]</w:t>
      </w:r>
    </w:p>
    <w:p w:rsidR="00000000" w:rsidDel="00000000" w:rsidP="00000000" w:rsidRDefault="00000000" w:rsidRPr="00000000" w14:paraId="00000070">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71">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72">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#Create network interface</w:t>
      </w:r>
    </w:p>
    <w:p w:rsidR="00000000" w:rsidDel="00000000" w:rsidP="00000000" w:rsidRDefault="00000000" w:rsidRPr="00000000" w14:paraId="00000073">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resource "aws_network_interface" "main" {</w:t>
      </w:r>
    </w:p>
    <w:p w:rsidR="00000000" w:rsidDel="00000000" w:rsidP="00000000" w:rsidRDefault="00000000" w:rsidRPr="00000000" w14:paraId="00000074">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subnet_id       = "</w:t>
      </w:r>
      <w:r w:rsidDel="00000000" w:rsidR="00000000" w:rsidRPr="00000000">
        <w:rPr>
          <w:rFonts w:ascii="Courier New" w:cs="Courier New" w:eastAsia="Courier New" w:hAnsi="Courier New"/>
          <w:color w:val="00b050"/>
          <w:sz w:val="20"/>
          <w:szCs w:val="20"/>
          <w:rtl w:val="0"/>
        </w:rPr>
        <w:t xml:space="preserve">subnet-0e498a34c58db50e9</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b w:val="1"/>
          <w:sz w:val="20"/>
          <w:szCs w:val="20"/>
          <w:rtl w:val="0"/>
        </w:rPr>
        <w:t xml:space="preserve">subnet id</w:t>
      </w:r>
      <w:r w:rsidDel="00000000" w:rsidR="00000000" w:rsidRPr="00000000">
        <w:rPr>
          <w:rFonts w:ascii="Courier New" w:cs="Courier New" w:eastAsia="Courier New" w:hAnsi="Courier New"/>
          <w:b w:val="1"/>
          <w:color w:val="000000"/>
          <w:sz w:val="20"/>
          <w:szCs w:val="20"/>
          <w:rtl w:val="0"/>
        </w:rPr>
        <w:t xml:space="preserve"> for the specific availability zone, e</w:t>
      </w:r>
      <w:r w:rsidDel="00000000" w:rsidR="00000000" w:rsidRPr="00000000">
        <w:rPr>
          <w:rFonts w:ascii="Courier New" w:cs="Courier New" w:eastAsia="Courier New" w:hAnsi="Courier New"/>
          <w:b w:val="1"/>
          <w:sz w:val="20"/>
          <w:szCs w:val="20"/>
          <w:rtl w:val="0"/>
        </w:rPr>
        <w:t xml:space="preserve">.g. us-east-1b</w:t>
      </w: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b w:val="1"/>
          <w:sz w:val="20"/>
          <w:szCs w:val="20"/>
          <w:rtl w:val="0"/>
        </w:rPr>
        <w:t xml:space="preserve">- you will need to update it</w:t>
      </w:r>
      <w:r w:rsidDel="00000000" w:rsidR="00000000" w:rsidRPr="00000000">
        <w:rPr>
          <w:rtl w:val="0"/>
        </w:rPr>
      </w:r>
    </w:p>
    <w:p w:rsidR="00000000" w:rsidDel="00000000" w:rsidP="00000000" w:rsidRDefault="00000000" w:rsidRPr="00000000" w14:paraId="00000075">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security_groups = [aws_security_group.vm.id]</w:t>
      </w:r>
    </w:p>
    <w:p w:rsidR="00000000" w:rsidDel="00000000" w:rsidP="00000000" w:rsidRDefault="00000000" w:rsidRPr="00000000" w14:paraId="00000076">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tags = {</w:t>
      </w:r>
    </w:p>
    <w:p w:rsidR="00000000" w:rsidDel="00000000" w:rsidP="00000000" w:rsidRDefault="00000000" w:rsidRPr="00000000" w14:paraId="00000077">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Name = "main-nic"</w:t>
      </w:r>
    </w:p>
    <w:p w:rsidR="00000000" w:rsidDel="00000000" w:rsidP="00000000" w:rsidRDefault="00000000" w:rsidRPr="00000000" w14:paraId="00000078">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79">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7A">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7B">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#Create VM</w:t>
      </w:r>
    </w:p>
    <w:p w:rsidR="00000000" w:rsidDel="00000000" w:rsidP="00000000" w:rsidRDefault="00000000" w:rsidRPr="00000000" w14:paraId="0000007C">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resource "aws_instance" "CCD_demo" {</w:t>
      </w:r>
    </w:p>
    <w:p w:rsidR="00000000" w:rsidDel="00000000" w:rsidP="00000000" w:rsidRDefault="00000000" w:rsidRPr="00000000" w14:paraId="0000007D">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ami               = "</w:t>
      </w:r>
      <w:r w:rsidDel="00000000" w:rsidR="00000000" w:rsidRPr="00000000">
        <w:rPr>
          <w:rFonts w:ascii="Courier New" w:cs="Courier New" w:eastAsia="Courier New" w:hAnsi="Courier New"/>
          <w:color w:val="00b050"/>
          <w:sz w:val="20"/>
          <w:szCs w:val="20"/>
          <w:rtl w:val="0"/>
        </w:rPr>
        <w:t xml:space="preserve">ami-0b0dcb5067f052a63</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00"/>
          <w:sz w:val="20"/>
          <w:szCs w:val="20"/>
          <w:rtl w:val="0"/>
        </w:rPr>
        <w:t xml:space="preserve">#Amazon Linux 2 AMI (for us-east-1 N.Virginia) </w:t>
      </w:r>
      <w:r w:rsidDel="00000000" w:rsidR="00000000" w:rsidRPr="00000000">
        <w:rPr>
          <w:rFonts w:ascii="Courier New" w:cs="Courier New" w:eastAsia="Courier New" w:hAnsi="Courier New"/>
          <w:b w:val="1"/>
          <w:sz w:val="20"/>
          <w:szCs w:val="20"/>
          <w:rtl w:val="0"/>
        </w:rPr>
        <w:t xml:space="preserve">- you might need to update it if you deploy your VM in a region other than us-east-1 </w:t>
      </w:r>
      <w:r w:rsidDel="00000000" w:rsidR="00000000" w:rsidRPr="00000000">
        <w:rPr>
          <w:rtl w:val="0"/>
        </w:rPr>
      </w:r>
    </w:p>
    <w:p w:rsidR="00000000" w:rsidDel="00000000" w:rsidP="00000000" w:rsidRDefault="00000000" w:rsidRPr="00000000" w14:paraId="0000007E">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instance_type     = "t2.micro"</w:t>
      </w:r>
    </w:p>
    <w:p w:rsidR="00000000" w:rsidDel="00000000" w:rsidP="00000000" w:rsidRDefault="00000000" w:rsidRPr="00000000" w14:paraId="0000007F">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user_data         = file("</w:t>
      </w:r>
      <w:r w:rsidDel="00000000" w:rsidR="00000000" w:rsidRPr="00000000">
        <w:rPr>
          <w:rFonts w:ascii="Courier New" w:cs="Courier New" w:eastAsia="Courier New" w:hAnsi="Courier New"/>
          <w:sz w:val="20"/>
          <w:szCs w:val="20"/>
          <w:rtl w:val="0"/>
        </w:rPr>
        <w:t xml:space="preserve">./files/template.tpl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00"/>
          <w:sz w:val="20"/>
          <w:szCs w:val="20"/>
          <w:rtl w:val="0"/>
        </w:rPr>
        <w:t xml:space="preserve">#User's startup shell script - get content from files/template.tpl file</w:t>
      </w:r>
      <w:r w:rsidDel="00000000" w:rsidR="00000000" w:rsidRPr="00000000">
        <w:rPr>
          <w:rtl w:val="0"/>
        </w:rPr>
      </w:r>
    </w:p>
    <w:p w:rsidR="00000000" w:rsidDel="00000000" w:rsidP="00000000" w:rsidRDefault="00000000" w:rsidRPr="00000000" w14:paraId="00000080">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key_name          = "</w:t>
      </w:r>
      <w:r w:rsidDel="00000000" w:rsidR="00000000" w:rsidRPr="00000000">
        <w:rPr>
          <w:rFonts w:ascii="Courier New" w:cs="Courier New" w:eastAsia="Courier New" w:hAnsi="Courier New"/>
          <w:color w:val="00b050"/>
          <w:sz w:val="20"/>
          <w:szCs w:val="20"/>
          <w:rtl w:val="0"/>
        </w:rPr>
        <w:t xml:space="preserve">your_keypair_name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00"/>
          <w:sz w:val="20"/>
          <w:szCs w:val="20"/>
          <w:rtl w:val="0"/>
        </w:rPr>
        <w:t xml:space="preserve">#Use the name of </w:t>
      </w:r>
      <w:r w:rsidDel="00000000" w:rsidR="00000000" w:rsidRPr="00000000">
        <w:rPr>
          <w:rFonts w:ascii="Courier New" w:cs="Courier New" w:eastAsia="Courier New" w:hAnsi="Courier New"/>
          <w:b w:val="1"/>
          <w:sz w:val="20"/>
          <w:szCs w:val="20"/>
          <w:rtl w:val="0"/>
        </w:rPr>
        <w:t xml:space="preserve">YOUR </w:t>
      </w:r>
      <w:r w:rsidDel="00000000" w:rsidR="00000000" w:rsidRPr="00000000">
        <w:rPr>
          <w:rFonts w:ascii="Courier New" w:cs="Courier New" w:eastAsia="Courier New" w:hAnsi="Courier New"/>
          <w:b w:val="1"/>
          <w:color w:val="000000"/>
          <w:sz w:val="20"/>
          <w:szCs w:val="20"/>
          <w:rtl w:val="0"/>
        </w:rPr>
        <w:t xml:space="preserve">key pair</w:t>
      </w:r>
      <w:r w:rsidDel="00000000" w:rsidR="00000000" w:rsidRPr="00000000">
        <w:rPr>
          <w:rtl w:val="0"/>
        </w:rPr>
      </w:r>
    </w:p>
    <w:p w:rsidR="00000000" w:rsidDel="00000000" w:rsidP="00000000" w:rsidRDefault="00000000" w:rsidRPr="00000000" w14:paraId="00000081">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tags = {</w:t>
      </w:r>
    </w:p>
    <w:p w:rsidR="00000000" w:rsidDel="00000000" w:rsidP="00000000" w:rsidRDefault="00000000" w:rsidRPr="00000000" w14:paraId="00000082">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Name = "ccd-test-linux-vm"</w:t>
      </w:r>
    </w:p>
    <w:p w:rsidR="00000000" w:rsidDel="00000000" w:rsidP="00000000" w:rsidRDefault="00000000" w:rsidRPr="00000000" w14:paraId="00000083">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84">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network_interface {</w:t>
      </w:r>
    </w:p>
    <w:p w:rsidR="00000000" w:rsidDel="00000000" w:rsidP="00000000" w:rsidRDefault="00000000" w:rsidRPr="00000000" w14:paraId="00000085">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network_interface_id = aws_network_interface.main.id</w:t>
      </w:r>
    </w:p>
    <w:p w:rsidR="00000000" w:rsidDel="00000000" w:rsidP="00000000" w:rsidRDefault="00000000" w:rsidRPr="00000000" w14:paraId="00000086">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device_index         = 0</w:t>
      </w:r>
    </w:p>
    <w:p w:rsidR="00000000" w:rsidDel="00000000" w:rsidP="00000000" w:rsidRDefault="00000000" w:rsidRPr="00000000" w14:paraId="00000087">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88">
      <w:pPr>
        <w:pBdr>
          <w:top w:color="000000" w:space="1" w:sz="6" w:val="single"/>
          <w:left w:color="000000" w:space="1" w:sz="6" w:val="single"/>
          <w:bottom w:color="000000" w:space="1" w:sz="6" w:val="single"/>
          <w:right w:color="000000" w:space="1" w:sz="6" w:val="single"/>
          <w:between w:space="0" w:sz="0" w:val="nil"/>
        </w:pBdr>
        <w:shd w:fill="ffffff" w:val="clear"/>
        <w:spacing w:after="0" w:line="240" w:lineRule="auto"/>
        <w:ind w:left="426"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Our computing infrastructure we are going to create and deploy is a single virtual web server using Amazon Linux OS to be deployed in us-east-1 (us-east-1b availability zone). </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Step-by-step we perform the following:</w:t>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86" w:right="0" w:hanging="36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Create a new security group in us-east-1 Virtual Private Cloud (VPC);</w:t>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86" w:right="0" w:hanging="36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Add firewall rules to the security group for inbound and outbound traffic enabling: (i) inbound HTTP traffic (local port 80) to provide access to a web server on the VM, (ii) inbound SSH traffic (local port 22) to allow external management via SSH, and (iii) all outbound network connections.</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86" w:right="0" w:hanging="36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Create a new network interface which applies the above security group;</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50" w:before="0" w:line="240" w:lineRule="auto"/>
        <w:ind w:left="786" w:right="0" w:hanging="36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Create a new Linux VM by: (i) defining VM image (ami), which correspond to Amazon Linux 2 OS; (ii) specifying instance type/size, i.e. hardware resources as t2.micro; (iii) providing path to user’s startup shell script which will download and install Apache web server and create a simple web page; (iv) attaching the networking interface created above.</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ffffff" w:val="clear"/>
        <w:spacing w:after="150" w:line="240" w:lineRule="auto"/>
        <w:ind w:left="0" w:firstLine="0"/>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91">
      <w:pPr>
        <w:pStyle w:val="Heading1"/>
        <w:jc w:val="both"/>
        <w:rPr/>
      </w:pPr>
      <w:bookmarkStart w:colFirst="0" w:colLast="0" w:name="_heading=h.dx16y91vkx8b" w:id="5"/>
      <w:bookmarkEnd w:id="5"/>
      <w:r w:rsidDel="00000000" w:rsidR="00000000" w:rsidRPr="00000000">
        <w:rPr>
          <w:rtl w:val="0"/>
        </w:rPr>
        <w:t xml:space="preserve">Step 3: Updating key VM settings  </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ffffff" w:val="clear"/>
        <w:spacing w:after="150" w:line="240" w:lineRule="auto"/>
        <w:ind w:left="0" w:firstLine="0"/>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93">
      <w:pPr>
        <w:shd w:fill="ffffff" w:val="clear"/>
        <w:spacing w:after="15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In the above code you MUST replace the following settings with yours, which are different for different users and/or AWS regions:</w:t>
      </w:r>
    </w:p>
    <w:p w:rsidR="00000000" w:rsidDel="00000000" w:rsidP="00000000" w:rsidRDefault="00000000" w:rsidRPr="00000000" w14:paraId="00000094">
      <w:pPr>
        <w:shd w:fill="ffffff" w:val="clear"/>
        <w:spacing w:after="150" w:line="240" w:lineRule="auto"/>
        <w:ind w:left="426"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key_name    = "</w:t>
      </w:r>
      <w:r w:rsidDel="00000000" w:rsidR="00000000" w:rsidRPr="00000000">
        <w:rPr>
          <w:rFonts w:ascii="Courier New" w:cs="Courier New" w:eastAsia="Courier New" w:hAnsi="Courier New"/>
          <w:color w:val="00b050"/>
          <w:sz w:val="20"/>
          <w:szCs w:val="20"/>
          <w:rtl w:val="0"/>
        </w:rPr>
        <w:t xml:space="preserve">your_keypair_name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5">
      <w:pPr>
        <w:shd w:fill="ffffff" w:val="clear"/>
        <w:spacing w:after="150" w:line="240" w:lineRule="auto"/>
        <w:ind w:left="426"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vpc_id      = "</w:t>
      </w:r>
      <w:r w:rsidDel="00000000" w:rsidR="00000000" w:rsidRPr="00000000">
        <w:rPr>
          <w:rFonts w:ascii="Courier New" w:cs="Courier New" w:eastAsia="Courier New" w:hAnsi="Courier New"/>
          <w:color w:val="00b050"/>
          <w:sz w:val="20"/>
          <w:szCs w:val="20"/>
          <w:rtl w:val="0"/>
        </w:rPr>
        <w:t xml:space="preserve">vpc-075b0a07621fed9d6</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6">
      <w:pPr>
        <w:shd w:fill="ffffff" w:val="clear"/>
        <w:spacing w:after="150" w:line="240" w:lineRule="auto"/>
        <w:ind w:left="426"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subnet_id   = "</w:t>
      </w:r>
      <w:r w:rsidDel="00000000" w:rsidR="00000000" w:rsidRPr="00000000">
        <w:rPr>
          <w:rFonts w:ascii="Courier New" w:cs="Courier New" w:eastAsia="Courier New" w:hAnsi="Courier New"/>
          <w:color w:val="00b050"/>
          <w:sz w:val="20"/>
          <w:szCs w:val="20"/>
          <w:rtl w:val="0"/>
        </w:rPr>
        <w:t xml:space="preserve">subnet-0e498a34c58db50e9</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7">
      <w:pPr>
        <w:shd w:fill="ffffff" w:val="clear"/>
        <w:spacing w:after="150" w:line="240" w:lineRule="auto"/>
        <w:ind w:left="426"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ami         = "</w:t>
      </w:r>
      <w:r w:rsidDel="00000000" w:rsidR="00000000" w:rsidRPr="00000000">
        <w:rPr>
          <w:rFonts w:ascii="Courier New" w:cs="Courier New" w:eastAsia="Courier New" w:hAnsi="Courier New"/>
          <w:color w:val="00b050"/>
          <w:sz w:val="20"/>
          <w:szCs w:val="20"/>
          <w:rtl w:val="0"/>
        </w:rPr>
        <w:t xml:space="preserve">ami-0b0dcb5067f052a63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8">
      <w:pPr>
        <w:shd w:fill="ffffff" w:val="clear"/>
        <w:spacing w:after="150" w:line="240" w:lineRule="auto"/>
        <w:ind w:left="426"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9">
      <w:pPr>
        <w:shd w:fill="ffffff" w:val="clear"/>
        <w:spacing w:after="150" w:line="240" w:lineRule="auto"/>
        <w:ind w:left="0" w:firstLine="0"/>
        <w:jc w:val="both"/>
        <w:rPr>
          <w:rFonts w:ascii="Quattrocento Sans" w:cs="Quattrocento Sans" w:eastAsia="Quattrocento Sans" w:hAnsi="Quattrocento Sans"/>
          <w:b w:val="1"/>
          <w:sz w:val="24"/>
          <w:szCs w:val="24"/>
        </w:rPr>
      </w:pPr>
      <w:r w:rsidDel="00000000" w:rsidR="00000000" w:rsidRPr="00000000">
        <w:rPr>
          <w:rFonts w:ascii="Courier New" w:cs="Courier New" w:eastAsia="Courier New" w:hAnsi="Courier New"/>
          <w:b w:val="1"/>
          <w:sz w:val="20"/>
          <w:szCs w:val="20"/>
          <w:rtl w:val="0"/>
        </w:rPr>
        <w:t xml:space="preserve">key_name:</w:t>
      </w:r>
      <w:r w:rsidDel="00000000" w:rsidR="00000000" w:rsidRPr="00000000">
        <w:rPr>
          <w:rtl w:val="0"/>
        </w:rPr>
      </w:r>
    </w:p>
    <w:p w:rsidR="00000000" w:rsidDel="00000000" w:rsidP="00000000" w:rsidRDefault="00000000" w:rsidRPr="00000000" w14:paraId="0000009A">
      <w:pPr>
        <w:shd w:fill="ffffff" w:val="clear"/>
        <w:spacing w:after="150" w:line="240" w:lineRule="auto"/>
        <w:ind w:left="426" w:firstLine="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You need to specify the name of YOUR key-pair (instead of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b050"/>
          <w:sz w:val="20"/>
          <w:szCs w:val="20"/>
          <w:rtl w:val="0"/>
        </w:rPr>
        <w:t xml:space="preserve">your_keypair_name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Quattrocento Sans" w:cs="Quattrocento Sans" w:eastAsia="Quattrocento Sans" w:hAnsi="Quattrocento Sans"/>
          <w:sz w:val="24"/>
          <w:szCs w:val="24"/>
          <w:rtl w:val="0"/>
        </w:rPr>
        <w:t xml:space="preserve">) which you previously created and will need to use to connect to the VM via SSH. </w:t>
      </w:r>
    </w:p>
    <w:p w:rsidR="00000000" w:rsidDel="00000000" w:rsidP="00000000" w:rsidRDefault="00000000" w:rsidRPr="00000000" w14:paraId="0000009B">
      <w:pPr>
        <w:shd w:fill="ffffff" w:val="clear"/>
        <w:spacing w:after="150" w:line="240" w:lineRule="auto"/>
        <w:ind w:left="426" w:firstLine="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Check your security key-pair name (or create a new one if you lost the .pem file) in the EC2 Dashboard:</w:t>
      </w:r>
    </w:p>
    <w:p w:rsidR="00000000" w:rsidDel="00000000" w:rsidP="00000000" w:rsidRDefault="00000000" w:rsidRPr="00000000" w14:paraId="0000009C">
      <w:pPr>
        <w:shd w:fill="ffffff" w:val="clear"/>
        <w:spacing w:after="150" w:line="240" w:lineRule="auto"/>
        <w:ind w:left="426" w:firstLine="0"/>
        <w:jc w:val="both"/>
        <w:rPr>
          <w:rFonts w:ascii="Quattrocento Sans" w:cs="Quattrocento Sans" w:eastAsia="Quattrocento Sans" w:hAnsi="Quattrocento Sans"/>
          <w:sz w:val="24"/>
          <w:szCs w:val="24"/>
        </w:rPr>
      </w:pPr>
      <w:r w:rsidDel="00000000" w:rsidR="00000000" w:rsidRPr="00000000">
        <w:rPr/>
        <w:drawing>
          <wp:inline distB="0" distT="0" distL="0" distR="0">
            <wp:extent cx="5731200" cy="1981200"/>
            <wp:effectExtent b="0" l="0" r="0" t="0"/>
            <wp:docPr id="198563253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150" w:line="240" w:lineRule="auto"/>
        <w:ind w:left="426" w:firstLine="0"/>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9E">
      <w:pPr>
        <w:shd w:fill="ffffff" w:val="clear"/>
        <w:spacing w:after="150" w:line="240" w:lineRule="auto"/>
        <w:ind w:left="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ami, vpc_id, subnet_id: </w:t>
      </w:r>
    </w:p>
    <w:p w:rsidR="00000000" w:rsidDel="00000000" w:rsidP="00000000" w:rsidRDefault="00000000" w:rsidRPr="00000000" w14:paraId="0000009F">
      <w:pPr>
        <w:shd w:fill="ffffff" w:val="clear"/>
        <w:spacing w:after="150" w:line="240" w:lineRule="auto"/>
        <w:ind w:left="425.19685039370086" w:firstLine="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You can notice desired ami, vpc_id and subnet_id in AWS EC2 console by going through ‘Launch Instances Wizard’. </w:t>
      </w:r>
    </w:p>
    <w:p w:rsidR="00000000" w:rsidDel="00000000" w:rsidP="00000000" w:rsidRDefault="00000000" w:rsidRPr="00000000" w14:paraId="000000A0">
      <w:pPr>
        <w:shd w:fill="ffffff" w:val="clear"/>
        <w:spacing w:after="150" w:line="240" w:lineRule="auto"/>
        <w:ind w:left="425.19685039370086" w:firstLine="0"/>
        <w:jc w:val="both"/>
        <w:rPr>
          <w:rFonts w:ascii="Quattrocento Sans" w:cs="Quattrocento Sans" w:eastAsia="Quattrocento Sans" w:hAnsi="Quattrocento Sans"/>
          <w:sz w:val="24"/>
          <w:szCs w:val="24"/>
        </w:rPr>
      </w:pPr>
      <w:r w:rsidDel="00000000" w:rsidR="00000000" w:rsidRPr="00000000">
        <w:rPr/>
        <w:drawing>
          <wp:inline distB="0" distT="0" distL="0" distR="0">
            <wp:extent cx="5731200" cy="1905000"/>
            <wp:effectExtent b="0" l="0" r="0" t="0"/>
            <wp:docPr id="1985632537" name="image10.png"/>
            <a:graphic>
              <a:graphicData uri="http://schemas.openxmlformats.org/drawingml/2006/picture">
                <pic:pic>
                  <pic:nvPicPr>
                    <pic:cNvPr id="0" name="image10.png"/>
                    <pic:cNvPicPr preferRelativeResize="0"/>
                  </pic:nvPicPr>
                  <pic:blipFill>
                    <a:blip r:embed="rId14"/>
                    <a:srcRect b="616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150" w:line="240" w:lineRule="auto"/>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2">
      <w:pPr>
        <w:shd w:fill="ffffff" w:val="clear"/>
        <w:spacing w:after="15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AMI (OS image): </w:t>
      </w:r>
    </w:p>
    <w:p w:rsidR="00000000" w:rsidDel="00000000" w:rsidP="00000000" w:rsidRDefault="00000000" w:rsidRPr="00000000" w14:paraId="000000A3">
      <w:pPr>
        <w:shd w:fill="ffffff" w:val="clear"/>
        <w:spacing w:after="150" w:line="240" w:lineRule="auto"/>
        <w:ind w:left="426" w:firstLine="0"/>
        <w:jc w:val="both"/>
        <w:rPr>
          <w:rFonts w:ascii="Quattrocento Sans" w:cs="Quattrocento Sans" w:eastAsia="Quattrocento Sans" w:hAnsi="Quattrocento Sans"/>
          <w:sz w:val="24"/>
          <w:szCs w:val="24"/>
        </w:rPr>
      </w:pPr>
      <w:r w:rsidDel="00000000" w:rsidR="00000000" w:rsidRPr="00000000">
        <w:rPr/>
        <w:drawing>
          <wp:inline distB="0" distT="0" distL="0" distR="0">
            <wp:extent cx="5731200" cy="3543300"/>
            <wp:effectExtent b="0" l="0" r="0" t="0"/>
            <wp:docPr id="198563253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Vpc_id: </w:t>
      </w:r>
    </w:p>
    <w:p w:rsidR="00000000" w:rsidDel="00000000" w:rsidP="00000000" w:rsidRDefault="00000000" w:rsidRPr="00000000" w14:paraId="000000A6">
      <w:pPr>
        <w:ind w:left="425.19685039370086" w:firstLine="0"/>
        <w:rPr/>
      </w:pPr>
      <w:r w:rsidDel="00000000" w:rsidR="00000000" w:rsidRPr="00000000">
        <w:rPr>
          <w:rtl w:val="0"/>
        </w:rPr>
        <w:t xml:space="preserve">Go to network settings and notice id for VPC (Virtual Private Cloud):</w:t>
      </w:r>
    </w:p>
    <w:p w:rsidR="00000000" w:rsidDel="00000000" w:rsidP="00000000" w:rsidRDefault="00000000" w:rsidRPr="00000000" w14:paraId="000000A7">
      <w:pPr>
        <w:ind w:left="426" w:firstLine="0"/>
        <w:rPr/>
      </w:pPr>
      <w:r w:rsidDel="00000000" w:rsidR="00000000" w:rsidRPr="00000000">
        <w:rPr/>
        <w:drawing>
          <wp:inline distB="0" distT="0" distL="0" distR="0">
            <wp:extent cx="4401164" cy="1171739"/>
            <wp:effectExtent b="0" l="0" r="0" t="0"/>
            <wp:docPr id="198563253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401164" cy="117173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Subnet_id: </w:t>
      </w:r>
    </w:p>
    <w:p w:rsidR="00000000" w:rsidDel="00000000" w:rsidP="00000000" w:rsidRDefault="00000000" w:rsidRPr="00000000" w14:paraId="000000AA">
      <w:pPr>
        <w:ind w:left="426" w:firstLine="0"/>
        <w:rPr/>
      </w:pPr>
      <w:r w:rsidDel="00000000" w:rsidR="00000000" w:rsidRPr="00000000">
        <w:rPr>
          <w:rtl w:val="0"/>
        </w:rPr>
        <w:t xml:space="preserve">Click on ‘Edit’ -&gt; ’Subnet’ of ‘Network settings’ and notice the subnet_id:</w:t>
      </w:r>
    </w:p>
    <w:p w:rsidR="00000000" w:rsidDel="00000000" w:rsidP="00000000" w:rsidRDefault="00000000" w:rsidRPr="00000000" w14:paraId="000000AB">
      <w:pPr>
        <w:ind w:left="426" w:firstLine="0"/>
        <w:rPr/>
      </w:pPr>
      <w:r w:rsidDel="00000000" w:rsidR="00000000" w:rsidRPr="00000000">
        <w:rPr/>
        <w:drawing>
          <wp:inline distB="114300" distT="114300" distL="114300" distR="114300">
            <wp:extent cx="5731200" cy="1917700"/>
            <wp:effectExtent b="0" l="0" r="0" t="0"/>
            <wp:docPr id="198563253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425.19685039370086" w:firstLine="0"/>
        <w:rPr/>
      </w:pPr>
      <w:r w:rsidDel="00000000" w:rsidR="00000000" w:rsidRPr="00000000">
        <w:rPr>
          <w:rtl w:val="0"/>
        </w:rPr>
      </w:r>
    </w:p>
    <w:p w:rsidR="00000000" w:rsidDel="00000000" w:rsidP="00000000" w:rsidRDefault="00000000" w:rsidRPr="00000000" w14:paraId="000000AD">
      <w:pPr>
        <w:ind w:left="426" w:firstLine="0"/>
        <w:rPr/>
      </w:pPr>
      <w:r w:rsidDel="00000000" w:rsidR="00000000" w:rsidRPr="00000000">
        <w:rPr/>
        <w:drawing>
          <wp:inline distB="0" distT="0" distL="0" distR="0">
            <wp:extent cx="4382112" cy="1657581"/>
            <wp:effectExtent b="0" l="0" r="0" t="0"/>
            <wp:docPr id="198563255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382112" cy="165758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426"/>
        <w:rPr/>
      </w:pPr>
      <w:r w:rsidDel="00000000" w:rsidR="00000000" w:rsidRPr="00000000">
        <w:rPr/>
        <w:drawing>
          <wp:inline distB="0" distT="0" distL="0" distR="0">
            <wp:extent cx="4172532" cy="3486637"/>
            <wp:effectExtent b="0" l="0" r="0" t="0"/>
            <wp:docPr id="198563253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172532" cy="348663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426"/>
        <w:rPr/>
      </w:pPr>
      <w:r w:rsidDel="00000000" w:rsidR="00000000" w:rsidRPr="00000000">
        <w:rPr>
          <w:rtl w:val="0"/>
        </w:rPr>
      </w:r>
    </w:p>
    <w:p w:rsidR="00000000" w:rsidDel="00000000" w:rsidP="00000000" w:rsidRDefault="00000000" w:rsidRPr="00000000" w14:paraId="000000B0">
      <w:pPr>
        <w:shd w:fill="ffffff" w:val="clear"/>
        <w:spacing w:after="15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If later you would like to deploy a Windows web server, you will need to change ami and use another startup script, e.g. the power shell script we used in one of previous labs and replace it in the user_data settings.</w:t>
      </w:r>
    </w:p>
    <w:p w:rsidR="00000000" w:rsidDel="00000000" w:rsidP="00000000" w:rsidRDefault="00000000" w:rsidRPr="00000000" w14:paraId="000000B1">
      <w:pPr>
        <w:shd w:fill="ffffff" w:val="clear"/>
        <w:spacing w:after="150" w:line="240" w:lineRule="auto"/>
        <w:ind w:left="426" w:firstLine="0"/>
        <w:jc w:val="both"/>
        <w:rPr/>
      </w:pPr>
      <w:r w:rsidDel="00000000" w:rsidR="00000000" w:rsidRPr="00000000">
        <w:rPr>
          <w:rFonts w:ascii="Courier New" w:cs="Courier New" w:eastAsia="Courier New" w:hAnsi="Courier New"/>
          <w:sz w:val="20"/>
          <w:szCs w:val="20"/>
          <w:rtl w:val="0"/>
        </w:rPr>
        <w:t xml:space="preserve">user_data   = file("</w:t>
      </w:r>
      <w:r w:rsidDel="00000000" w:rsidR="00000000" w:rsidRPr="00000000">
        <w:rPr>
          <w:rFonts w:ascii="Courier New" w:cs="Courier New" w:eastAsia="Courier New" w:hAnsi="Courier New"/>
          <w:color w:val="00b050"/>
          <w:sz w:val="20"/>
          <w:szCs w:val="20"/>
          <w:rtl w:val="0"/>
        </w:rPr>
        <w:t xml:space="preserve">./files/template.tpl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B2">
      <w:pPr>
        <w:shd w:fill="ffffff" w:val="clear"/>
        <w:spacing w:after="0" w:before="280" w:line="240" w:lineRule="auto"/>
        <w:jc w:val="both"/>
        <w:rPr>
          <w:rFonts w:ascii="Quattrocento Sans" w:cs="Quattrocento Sans" w:eastAsia="Quattrocento Sans" w:hAnsi="Quattrocento Sans"/>
          <w:color w:val="222222"/>
          <w:sz w:val="24"/>
          <w:szCs w:val="24"/>
          <w:highlight w:val="white"/>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spacing w:after="150" w:line="240" w:lineRule="auto"/>
        <w:ind w:left="426" w:firstLine="0"/>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B4">
      <w:pPr>
        <w:pStyle w:val="Heading1"/>
        <w:jc w:val="both"/>
        <w:rPr/>
      </w:pPr>
      <w:bookmarkStart w:colFirst="0" w:colLast="0" w:name="_heading=h.17dp8vu" w:id="6"/>
      <w:bookmarkEnd w:id="6"/>
      <w:r w:rsidDel="00000000" w:rsidR="00000000" w:rsidRPr="00000000">
        <w:rPr>
          <w:rtl w:val="0"/>
        </w:rPr>
        <w:t xml:space="preserve">Step 4: Configuring AWS credentials for AWS CLI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ffffff" w:val="clear"/>
        <w:spacing w:after="0" w:before="280" w:line="240" w:lineRule="auto"/>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tl w:val="0"/>
        </w:rPr>
        <w:t xml:space="preserve">Open a New Terminal Window in Visual Studio Code and run the following commands.</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fffff" w:val="clear"/>
        <w:spacing w:after="0" w:before="280" w:line="240" w:lineRule="auto"/>
        <w:jc w:val="both"/>
        <w:rPr>
          <w:rFonts w:ascii="Quattrocento Sans" w:cs="Quattrocento Sans" w:eastAsia="Quattrocento Sans" w:hAnsi="Quattrocento Sans"/>
          <w:color w:val="222222"/>
          <w:sz w:val="24"/>
          <w:szCs w:val="24"/>
        </w:rPr>
      </w:pPr>
      <w:r w:rsidDel="00000000" w:rsidR="00000000" w:rsidRPr="00000000">
        <w:rPr/>
        <w:drawing>
          <wp:inline distB="0" distT="0" distL="0" distR="0">
            <wp:extent cx="4572000" cy="2514600"/>
            <wp:effectExtent b="0" l="0" r="0" t="0"/>
            <wp:docPr id="198563254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572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ffffff" w:val="clear"/>
        <w:spacing w:after="0" w:before="280" w:line="240" w:lineRule="auto"/>
        <w:jc w:val="both"/>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shd w:fill="ffffff" w:val="clear"/>
        <w:spacing w:after="0" w:line="240" w:lineRule="auto"/>
        <w:ind w:left="426" w:hanging="426"/>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tl w:val="0"/>
        </w:rPr>
        <w:t xml:space="preserve">First, check if the Terraform framework is installed (you can copy/paste the command; use right click to paste):</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ffffff" w:val="clear"/>
        <w:spacing w:after="0" w:line="240" w:lineRule="auto"/>
        <w:jc w:val="both"/>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ffffff" w:val="clear"/>
        <w:spacing w:after="0" w:line="240" w:lineRule="auto"/>
        <w:ind w:firstLine="426"/>
        <w:jc w:val="both"/>
        <w:rPr>
          <w:rFonts w:ascii="Quattrocento Sans" w:cs="Quattrocento Sans" w:eastAsia="Quattrocento Sans" w:hAnsi="Quattrocento Sans"/>
          <w:color w:val="222222"/>
          <w:sz w:val="24"/>
          <w:szCs w:val="24"/>
        </w:rPr>
      </w:pPr>
      <w:sdt>
        <w:sdtPr>
          <w:tag w:val="goog_rdk_5"/>
        </w:sdtPr>
        <w:sdtContent>
          <w:ins w:author="Anonymous" w:id="3" w:date="2022-12-09T13:07:10Z">
            <w:r w:rsidDel="00000000" w:rsidR="00000000" w:rsidRPr="00000000">
              <w:rPr>
                <w:rFonts w:ascii="Quattrocento Sans" w:cs="Quattrocento Sans" w:eastAsia="Quattrocento Sans" w:hAnsi="Quattrocento Sans"/>
                <w:color w:val="222222"/>
                <w:sz w:val="24"/>
                <w:szCs w:val="24"/>
                <w:rtl w:val="0"/>
              </w:rPr>
              <w:t xml:space="preserve">.</w:t>
            </w:r>
          </w:ins>
        </w:sdtContent>
      </w:sdt>
      <w:sdt>
        <w:sdtPr>
          <w:tag w:val="goog_rdk_6"/>
        </w:sdtPr>
        <w:sdtContent>
          <w:del w:author="Anonymous" w:id="3" w:date="2022-12-09T13:07:10Z">
            <w:r w:rsidDel="00000000" w:rsidR="00000000" w:rsidRPr="00000000">
              <w:rPr>
                <w:rFonts w:ascii="Courier New" w:cs="Courier New" w:eastAsia="Courier New" w:hAnsi="Courier New"/>
                <w:rtl w:val="0"/>
              </w:rPr>
              <w:delText xml:space="preserve">terraform -v</w:delText>
            </w:r>
          </w:del>
        </w:sdtContent>
      </w:sdt>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ffffff" w:val="clear"/>
        <w:spacing w:after="0" w:before="280" w:line="240" w:lineRule="auto"/>
        <w:ind w:firstLine="426"/>
        <w:jc w:val="both"/>
        <w:rPr>
          <w:rFonts w:ascii="Quattrocento Sans" w:cs="Quattrocento Sans" w:eastAsia="Quattrocento Sans" w:hAnsi="Quattrocento Sans"/>
          <w:color w:val="222222"/>
          <w:sz w:val="24"/>
          <w:szCs w:val="24"/>
        </w:rPr>
      </w:pPr>
      <w:r w:rsidDel="00000000" w:rsidR="00000000" w:rsidRPr="00000000">
        <w:rPr/>
        <w:drawing>
          <wp:inline distB="0" distT="0" distL="0" distR="0">
            <wp:extent cx="5342995" cy="4430233"/>
            <wp:effectExtent b="0" l="0" r="0" t="0"/>
            <wp:docPr id="198563254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342995" cy="443023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ffffff" w:val="clear"/>
        <w:spacing w:after="0" w:before="280" w:line="240" w:lineRule="auto"/>
        <w:ind w:firstLine="426"/>
        <w:jc w:val="both"/>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BD">
      <w:pPr>
        <w:numPr>
          <w:ilvl w:val="0"/>
          <w:numId w:val="6"/>
        </w:numPr>
        <w:pBdr>
          <w:top w:space="0" w:sz="0" w:val="nil"/>
          <w:left w:space="0" w:sz="0" w:val="nil"/>
          <w:bottom w:space="0" w:sz="0" w:val="nil"/>
          <w:right w:space="0" w:sz="0" w:val="nil"/>
          <w:between w:space="0" w:sz="0" w:val="nil"/>
        </w:pBdr>
        <w:shd w:fill="ffffff" w:val="clear"/>
        <w:spacing w:after="0" w:before="280" w:line="240" w:lineRule="auto"/>
        <w:ind w:left="426" w:hanging="426"/>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tl w:val="0"/>
        </w:rPr>
        <w:t xml:space="preserve">Second, configure YOUR aws credentials (copy/paste your AWS access and secret keys when prompted  from the .csv file you downloaded earlier):</w:t>
      </w:r>
      <w:r w:rsidDel="00000000" w:rsidR="00000000" w:rsidRPr="00000000">
        <w:rPr>
          <w:rFonts w:ascii="Quattrocento Sans" w:cs="Quattrocento Sans" w:eastAsia="Quattrocento Sans" w:hAnsi="Quattrocento Sans"/>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spacing w:after="0" w:before="280" w:line="240" w:lineRule="auto"/>
        <w:ind w:firstLine="426"/>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BF">
      <w:pPr>
        <w:ind w:firstLine="426"/>
        <w:rPr>
          <w:rFonts w:ascii="Courier New" w:cs="Courier New" w:eastAsia="Courier New" w:hAnsi="Courier New"/>
        </w:rPr>
      </w:pPr>
      <w:r w:rsidDel="00000000" w:rsidR="00000000" w:rsidRPr="00000000">
        <w:rPr>
          <w:rFonts w:ascii="Courier New" w:cs="Courier New" w:eastAsia="Courier New" w:hAnsi="Courier New"/>
          <w:rtl w:val="0"/>
        </w:rPr>
        <w:t xml:space="preserve">aws configure</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ffffff" w:val="clear"/>
        <w:spacing w:after="0" w:before="280" w:line="240" w:lineRule="auto"/>
        <w:ind w:firstLine="426"/>
        <w:rPr>
          <w:rFonts w:ascii="Quattrocento Sans" w:cs="Quattrocento Sans" w:eastAsia="Quattrocento Sans" w:hAnsi="Quattrocento Sans"/>
          <w:color w:val="222222"/>
          <w:sz w:val="24"/>
          <w:szCs w:val="24"/>
        </w:rPr>
      </w:pPr>
      <w:r w:rsidDel="00000000" w:rsidR="00000000" w:rsidRPr="00000000">
        <w:rPr/>
        <w:drawing>
          <wp:inline distB="0" distT="0" distL="0" distR="0">
            <wp:extent cx="5426919" cy="1254975"/>
            <wp:effectExtent b="0" l="0" r="0" t="0"/>
            <wp:docPr id="198563254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26919" cy="12549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i w:val="1"/>
          <w:sz w:val="36"/>
          <w:szCs w:val="36"/>
        </w:rPr>
      </w:pPr>
      <w:bookmarkStart w:colFirst="0" w:colLast="0" w:name="_heading=h.3rdcrjn" w:id="7"/>
      <w:bookmarkEnd w:id="7"/>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jc w:val="both"/>
        <w:rPr/>
      </w:pPr>
      <w:bookmarkStart w:colFirst="0" w:colLast="0" w:name="_heading=h.h9cq32j4e31s" w:id="8"/>
      <w:bookmarkEnd w:id="8"/>
      <w:r w:rsidDel="00000000" w:rsidR="00000000" w:rsidRPr="00000000">
        <w:rPr>
          <w:rtl w:val="0"/>
        </w:rPr>
        <w:t xml:space="preserve">Step 5: Deploying AWS Virtual Infrastructure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ffffff" w:val="clear"/>
        <w:spacing w:after="0" w:before="280" w:line="240" w:lineRule="auto"/>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tl w:val="0"/>
        </w:rPr>
        <w:t xml:space="preserve">Run the following commands:</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ffffff" w:val="clear"/>
        <w:spacing w:after="0" w:before="280" w:line="240" w:lineRule="auto"/>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terraform init</w:t>
      </w:r>
    </w:p>
    <w:p w:rsidR="00000000" w:rsidDel="00000000" w:rsidP="00000000" w:rsidRDefault="00000000" w:rsidRPr="00000000" w14:paraId="000000C6">
      <w:pPr>
        <w:rPr>
          <w:sz w:val="24"/>
          <w:szCs w:val="24"/>
        </w:rPr>
      </w:pPr>
      <w:r w:rsidDel="00000000" w:rsidR="00000000" w:rsidRPr="00000000">
        <w:rPr>
          <w:sz w:val="24"/>
          <w:szCs w:val="24"/>
        </w:rPr>
        <w:drawing>
          <wp:inline distB="0" distT="0" distL="0" distR="0">
            <wp:extent cx="3838575" cy="200025"/>
            <wp:effectExtent b="0" l="0" r="0" t="0"/>
            <wp:docPr id="198563254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8385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terraform validate</w:t>
      </w:r>
    </w:p>
    <w:p w:rsidR="00000000" w:rsidDel="00000000" w:rsidP="00000000" w:rsidRDefault="00000000" w:rsidRPr="00000000" w14:paraId="000000C8">
      <w:pPr>
        <w:rPr>
          <w:sz w:val="24"/>
          <w:szCs w:val="24"/>
        </w:rPr>
      </w:pPr>
      <w:r w:rsidDel="00000000" w:rsidR="00000000" w:rsidRPr="00000000">
        <w:rPr>
          <w:sz w:val="24"/>
          <w:szCs w:val="24"/>
        </w:rPr>
        <w:drawing>
          <wp:inline distB="0" distT="0" distL="0" distR="0">
            <wp:extent cx="4114800" cy="219075"/>
            <wp:effectExtent b="0" l="0" r="0" t="0"/>
            <wp:docPr id="198563254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1148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terraform plan</w:t>
      </w:r>
    </w:p>
    <w:p w:rsidR="00000000" w:rsidDel="00000000" w:rsidP="00000000" w:rsidRDefault="00000000" w:rsidRPr="00000000" w14:paraId="000000CA">
      <w:pPr>
        <w:rPr>
          <w:sz w:val="24"/>
          <w:szCs w:val="24"/>
        </w:rPr>
      </w:pPr>
      <w:r w:rsidDel="00000000" w:rsidR="00000000" w:rsidRPr="00000000">
        <w:rPr>
          <w:sz w:val="24"/>
          <w:szCs w:val="24"/>
          <w:rtl w:val="0"/>
        </w:rPr>
        <w:t xml:space="preserve">You will see a list of actions to be performed to deploy your infrastructure:</w:t>
      </w:r>
    </w:p>
    <w:p w:rsidR="00000000" w:rsidDel="00000000" w:rsidP="00000000" w:rsidRDefault="00000000" w:rsidRPr="00000000" w14:paraId="000000CB">
      <w:pPr>
        <w:rPr>
          <w:sz w:val="24"/>
          <w:szCs w:val="24"/>
        </w:rPr>
      </w:pPr>
      <w:r w:rsidDel="00000000" w:rsidR="00000000" w:rsidRPr="00000000">
        <w:rPr>
          <w:sz w:val="24"/>
          <w:szCs w:val="24"/>
        </w:rPr>
        <w:drawing>
          <wp:inline distB="0" distT="0" distL="0" distR="0">
            <wp:extent cx="5589648" cy="4925877"/>
            <wp:effectExtent b="0" l="0" r="0" t="0"/>
            <wp:docPr id="198563254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589648" cy="492587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terraform apply</w:t>
      </w:r>
    </w:p>
    <w:p w:rsidR="00000000" w:rsidDel="00000000" w:rsidP="00000000" w:rsidRDefault="00000000" w:rsidRPr="00000000" w14:paraId="000000CE">
      <w:pPr>
        <w:rPr>
          <w:sz w:val="24"/>
          <w:szCs w:val="24"/>
        </w:rPr>
      </w:pPr>
      <w:r w:rsidDel="00000000" w:rsidR="00000000" w:rsidRPr="00000000">
        <w:rPr>
          <w:sz w:val="24"/>
          <w:szCs w:val="24"/>
        </w:rPr>
        <w:drawing>
          <wp:inline distB="0" distT="0" distL="0" distR="0">
            <wp:extent cx="3924300" cy="238125"/>
            <wp:effectExtent b="0" l="0" r="0" t="0"/>
            <wp:docPr id="198563255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9243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Answer ‘yes’ when you are prompted to perform these actions.</w:t>
      </w:r>
    </w:p>
    <w:p w:rsidR="00000000" w:rsidDel="00000000" w:rsidP="00000000" w:rsidRDefault="00000000" w:rsidRPr="00000000" w14:paraId="000000D0">
      <w:pPr>
        <w:rPr>
          <w:sz w:val="24"/>
          <w:szCs w:val="24"/>
        </w:rPr>
      </w:pPr>
      <w:r w:rsidDel="00000000" w:rsidR="00000000" w:rsidRPr="00000000">
        <w:rPr>
          <w:sz w:val="24"/>
          <w:szCs w:val="24"/>
          <w:rtl w:val="0"/>
        </w:rPr>
        <w:t xml:space="preserve">Wait until you receive a message that the instance was successfully created:</w:t>
      </w:r>
    </w:p>
    <w:p w:rsidR="00000000" w:rsidDel="00000000" w:rsidP="00000000" w:rsidRDefault="00000000" w:rsidRPr="00000000" w14:paraId="000000D1">
      <w:pPr>
        <w:rPr>
          <w:sz w:val="24"/>
          <w:szCs w:val="24"/>
        </w:rPr>
      </w:pPr>
      <w:r w:rsidDel="00000000" w:rsidR="00000000" w:rsidRPr="00000000">
        <w:rPr>
          <w:sz w:val="24"/>
          <w:szCs w:val="24"/>
        </w:rPr>
        <w:drawing>
          <wp:inline distB="0" distT="0" distL="0" distR="0">
            <wp:extent cx="5626819" cy="2133502"/>
            <wp:effectExtent b="0" l="0" r="0" t="0"/>
            <wp:docPr id="198563255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626819" cy="213350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ffffff" w:val="clear"/>
        <w:spacing w:after="0" w:before="280" w:line="240" w:lineRule="auto"/>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D3">
      <w:pPr>
        <w:pStyle w:val="Heading1"/>
        <w:jc w:val="both"/>
        <w:rPr/>
      </w:pPr>
      <w:bookmarkStart w:colFirst="0" w:colLast="0" w:name="_heading=h.26in1rg" w:id="9"/>
      <w:bookmarkEnd w:id="9"/>
      <w:r w:rsidDel="00000000" w:rsidR="00000000" w:rsidRPr="00000000">
        <w:rPr>
          <w:rtl w:val="0"/>
        </w:rPr>
        <w:t xml:space="preserve">Step 6: Checking Deployed Resources </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 to AWS </w:t>
      </w:r>
      <w:hyperlink r:id="rId2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https://aws.amazon.com/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go to AWS console -&gt; EC2 Dashboard and check your instances: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52735" cy="1769617"/>
            <wp:effectExtent b="0" l="0" r="0" t="0"/>
            <wp:docPr id="198563255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352735" cy="176961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that the web server has successfully started and the simple web page we created is available for browsing (make sure you use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http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instead of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https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8">
      <w:pPr>
        <w:ind w:firstLine="426"/>
        <w:rPr>
          <w:sz w:val="24"/>
          <w:szCs w:val="24"/>
        </w:rPr>
      </w:pPr>
      <w:r w:rsidDel="00000000" w:rsidR="00000000" w:rsidRPr="00000000">
        <w:rPr>
          <w:sz w:val="24"/>
          <w:szCs w:val="24"/>
        </w:rPr>
        <w:drawing>
          <wp:inline distB="0" distT="0" distL="0" distR="0">
            <wp:extent cx="5505095" cy="2202795"/>
            <wp:effectExtent b="0" l="0" r="0" t="0"/>
            <wp:docPr id="198563255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505095" cy="220279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firstLine="426"/>
        <w:rPr>
          <w:sz w:val="24"/>
          <w:szCs w:val="24"/>
        </w:rPr>
      </w:pPr>
      <w:r w:rsidDel="00000000" w:rsidR="00000000" w:rsidRPr="00000000">
        <w:rPr>
          <w:sz w:val="24"/>
          <w:szCs w:val="24"/>
        </w:rPr>
        <w:drawing>
          <wp:inline distB="0" distT="0" distL="0" distR="0">
            <wp:extent cx="5724525" cy="2911732"/>
            <wp:effectExtent b="0" l="0" r="0" t="0"/>
            <wp:docPr id="198563255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24525" cy="291173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 to your instance and run some commands in the terminal window:</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495378" cy="4010420"/>
            <wp:effectExtent b="0" l="0" r="0" t="0"/>
            <wp:docPr id="198563255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495378" cy="401042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29373" cy="2381582"/>
            <wp:effectExtent b="0" l="0" r="0" t="0"/>
            <wp:docPr id="198563255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3029373" cy="238158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also connect to the instance </w:t>
      </w:r>
      <w:r w:rsidDel="00000000" w:rsidR="00000000" w:rsidRPr="00000000">
        <w:rPr>
          <w:sz w:val="24"/>
          <w:szCs w:val="24"/>
          <w:rtl w:val="0"/>
        </w:rPr>
        <w:t xml:space="preserve">using an SSH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client similar to how you did in one of the first CCD labs (do not forget to provide a path to the .pem keypair file which you need to have on your desktop PC).</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ind w:firstLine="426"/>
        <w:rPr>
          <w:sz w:val="24"/>
          <w:szCs w:val="24"/>
        </w:rPr>
      </w:pPr>
      <w:r w:rsidDel="00000000" w:rsidR="00000000" w:rsidRPr="00000000">
        <w:rPr>
          <w:sz w:val="24"/>
          <w:szCs w:val="24"/>
        </w:rPr>
        <w:drawing>
          <wp:inline distB="0" distT="0" distL="0" distR="0">
            <wp:extent cx="5365383" cy="3706905"/>
            <wp:effectExtent b="0" l="0" r="0" t="0"/>
            <wp:docPr id="198563252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365383" cy="370690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ffffff" w:val="clear"/>
        <w:spacing w:after="0" w:before="280" w:line="240" w:lineRule="auto"/>
        <w:jc w:val="both"/>
        <w:rPr>
          <w:rFonts w:ascii="Quattrocento Sans" w:cs="Quattrocento Sans" w:eastAsia="Quattrocento Sans" w:hAnsi="Quattrocento Sans"/>
          <w:color w:val="222222"/>
          <w:sz w:val="24"/>
          <w:szCs w:val="24"/>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i w:val="1"/>
          <w:sz w:val="36"/>
          <w:szCs w:val="36"/>
        </w:rPr>
      </w:pPr>
      <w:bookmarkStart w:colFirst="0" w:colLast="0" w:name="_heading=h.lnxbz9" w:id="10"/>
      <w:bookmarkEnd w:id="10"/>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jc w:val="both"/>
        <w:rPr/>
      </w:pPr>
      <w:bookmarkStart w:colFirst="0" w:colLast="0" w:name="_heading=h.vaz7f3ldzaop" w:id="11"/>
      <w:bookmarkEnd w:id="11"/>
      <w:r w:rsidDel="00000000" w:rsidR="00000000" w:rsidRPr="00000000">
        <w:rPr>
          <w:rtl w:val="0"/>
        </w:rPr>
        <w:t xml:space="preserve">Step 7: Removing AWS EC2 Resources </w:t>
      </w:r>
    </w:p>
    <w:p w:rsidR="00000000" w:rsidDel="00000000" w:rsidP="00000000" w:rsidRDefault="00000000" w:rsidRPr="00000000" w14:paraId="000000E4">
      <w:pPr>
        <w:rPr>
          <w:sz w:val="24"/>
          <w:szCs w:val="24"/>
        </w:rPr>
      </w:pPr>
      <w:r w:rsidDel="00000000" w:rsidR="00000000" w:rsidRPr="00000000">
        <w:rPr>
          <w:sz w:val="24"/>
          <w:szCs w:val="24"/>
          <w:rtl w:val="0"/>
        </w:rPr>
        <w:t xml:space="preserve">You can terminate the instance from the AWS Console or directly from Visual Code by running (type ‘yes’ when prompted):</w:t>
      </w:r>
    </w:p>
    <w:p w:rsidR="00000000" w:rsidDel="00000000" w:rsidP="00000000" w:rsidRDefault="00000000" w:rsidRPr="00000000" w14:paraId="000000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terraform destroy</w:t>
      </w:r>
    </w:p>
    <w:p w:rsidR="00000000" w:rsidDel="00000000" w:rsidP="00000000" w:rsidRDefault="00000000" w:rsidRPr="00000000" w14:paraId="000000E6">
      <w:pPr>
        <w:rPr>
          <w:sz w:val="24"/>
          <w:szCs w:val="24"/>
        </w:rPr>
      </w:pPr>
      <w:r w:rsidDel="00000000" w:rsidR="00000000" w:rsidRPr="00000000">
        <w:rPr>
          <w:sz w:val="24"/>
          <w:szCs w:val="24"/>
        </w:rPr>
        <w:drawing>
          <wp:inline distB="0" distT="0" distL="0" distR="0">
            <wp:extent cx="4000500" cy="247650"/>
            <wp:effectExtent b="0" l="0" r="0" t="0"/>
            <wp:docPr id="198563253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0005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Type ‘yes’ to confirm your choice.</w:t>
      </w:r>
    </w:p>
    <w:p w:rsidR="00000000" w:rsidDel="00000000" w:rsidP="00000000" w:rsidRDefault="00000000" w:rsidRPr="00000000" w14:paraId="000000E8">
      <w:pPr>
        <w:rPr>
          <w:sz w:val="24"/>
          <w:szCs w:val="24"/>
        </w:rPr>
      </w:pPr>
      <w:r w:rsidDel="00000000" w:rsidR="00000000" w:rsidRPr="00000000">
        <w:rPr>
          <w:sz w:val="24"/>
          <w:szCs w:val="24"/>
          <w:rtl w:val="0"/>
        </w:rPr>
        <w:t xml:space="preserve">Wait until you receive a message that your AWS resources have been successfully deleted.</w:t>
      </w:r>
    </w:p>
    <w:p w:rsidR="00000000" w:rsidDel="00000000" w:rsidP="00000000" w:rsidRDefault="00000000" w:rsidRPr="00000000" w14:paraId="000000E9">
      <w:pPr>
        <w:rPr>
          <w:sz w:val="24"/>
          <w:szCs w:val="24"/>
        </w:rPr>
      </w:pPr>
      <w:r w:rsidDel="00000000" w:rsidR="00000000" w:rsidRPr="00000000">
        <w:rPr>
          <w:sz w:val="24"/>
          <w:szCs w:val="24"/>
        </w:rPr>
        <w:drawing>
          <wp:inline distB="0" distT="0" distL="0" distR="0">
            <wp:extent cx="2867025" cy="333375"/>
            <wp:effectExtent b="0" l="0" r="0" t="0"/>
            <wp:docPr id="198563253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8670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Go to AWS EC2 Dashboard and check your resources.</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pStyle w:val="Heading1"/>
        <w:jc w:val="both"/>
        <w:rPr/>
      </w:pPr>
      <w:bookmarkStart w:colFirst="0" w:colLast="0" w:name="_heading=h.tl6bjof94iqf" w:id="12"/>
      <w:bookmarkEnd w:id="12"/>
      <w:r w:rsidDel="00000000" w:rsidR="00000000" w:rsidRPr="00000000">
        <w:rPr>
          <w:rtl w:val="0"/>
        </w:rPr>
        <w:t xml:space="preserve">Step 8: Advanced Self Task </w:t>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Update the Terraform specification to create a Windows Web Server similar to one we created manually through the AWS GUI (see Week 2). Make sure you replace the startup bash script with the PowerShell script which instals the Internet Information Server on Windows and deploy a simple web page.</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pStyle w:val="Heading1"/>
        <w:jc w:val="both"/>
        <w:rPr/>
      </w:pPr>
      <w:bookmarkStart w:colFirst="0" w:colLast="0" w:name="_heading=h.qnlscwkseuxw" w:id="13"/>
      <w:bookmarkEnd w:id="13"/>
      <w:r w:rsidDel="00000000" w:rsidR="00000000" w:rsidRPr="00000000">
        <w:rPr>
          <w:rtl w:val="0"/>
        </w:rPr>
        <w:t xml:space="preserve">References </w:t>
      </w:r>
    </w:p>
    <w:p w:rsidR="00000000" w:rsidDel="00000000" w:rsidP="00000000" w:rsidRDefault="00000000" w:rsidRPr="00000000" w14:paraId="000000F0">
      <w:pPr>
        <w:rPr>
          <w:sz w:val="24"/>
          <w:szCs w:val="24"/>
        </w:rPr>
      </w:pPr>
      <w:r w:rsidDel="00000000" w:rsidR="00000000" w:rsidRPr="00000000">
        <w:rPr>
          <w:sz w:val="24"/>
          <w:szCs w:val="24"/>
          <w:rtl w:val="0"/>
        </w:rPr>
        <w:t xml:space="preserve">Watch this video if you want to install and use Terraform on your home PC/laptop: </w:t>
      </w:r>
      <w:hyperlink r:id="rId36">
        <w:r w:rsidDel="00000000" w:rsidR="00000000" w:rsidRPr="00000000">
          <w:rPr>
            <w:color w:val="1155cc"/>
            <w:u w:val="single"/>
            <w:rtl w:val="0"/>
          </w:rPr>
          <w:t xml:space="preserve">https://www.youtube.com/watch?v=hmKC6YagHqY</w:t>
        </w:r>
      </w:hyperlink>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ffffff" w:val="clear"/>
        <w:spacing w:after="0" w:before="280" w:line="240" w:lineRule="auto"/>
        <w:jc w:val="both"/>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ffffff" w:val="clear"/>
        <w:spacing w:after="0" w:before="280" w:line="240" w:lineRule="auto"/>
        <w:jc w:val="both"/>
        <w:rPr>
          <w:rFonts w:ascii="Quattrocento Sans" w:cs="Quattrocento Sans" w:eastAsia="Quattrocento Sans" w:hAnsi="Quattrocento Sans"/>
          <w:color w:val="222222"/>
          <w:sz w:val="24"/>
          <w:szCs w:val="24"/>
          <w:highlight w:val="whit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i w:val="1"/>
      <w:sz w:val="36"/>
      <w:szCs w:val="36"/>
    </w:rPr>
  </w:style>
  <w:style w:type="paragraph" w:styleId="Heading2">
    <w:name w:val="heading 2"/>
    <w:basedOn w:val="Normal"/>
    <w:next w:val="Normal"/>
    <w:pPr/>
    <w:rPr>
      <w:rFonts w:ascii="Quattrocento Sans" w:cs="Quattrocento Sans" w:eastAsia="Quattrocento Sans" w:hAnsi="Quattrocento Sans"/>
      <w:b w:val="1"/>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E160A0"/>
    <w:pPr>
      <w:spacing w:after="100" w:afterAutospacing="1" w:before="100" w:beforeAutospacing="1" w:line="240" w:lineRule="auto"/>
      <w:outlineLvl w:val="0"/>
    </w:pPr>
    <w:rPr>
      <w:rFonts w:ascii="Times New Roman" w:cs="Times New Roman" w:eastAsia="Times New Roman" w:hAnsi="Times New Roman"/>
      <w:b w:val="1"/>
      <w:bCs w:val="1"/>
      <w:i w:val="1"/>
      <w:kern w:val="36"/>
      <w:sz w:val="36"/>
      <w:szCs w:val="36"/>
    </w:rPr>
  </w:style>
  <w:style w:type="paragraph" w:styleId="Heading2">
    <w:name w:val="heading 2"/>
    <w:basedOn w:val="Normal"/>
    <w:next w:val="Normal"/>
    <w:link w:val="Heading2Char"/>
    <w:uiPriority w:val="9"/>
    <w:semiHidden w:val="1"/>
    <w:unhideWhenUsed w:val="1"/>
    <w:qFormat w:val="1"/>
    <w:rsid w:val="00E160A0"/>
    <w:pPr>
      <w:outlineLvl w:val="1"/>
    </w:pPr>
    <w:rPr>
      <w:rFonts w:ascii="Segoe UI" w:cs="Segoe UI" w:hAnsi="Segoe UI"/>
      <w:b w:val="1"/>
      <w:sz w:val="24"/>
      <w:szCs w:val="24"/>
    </w:rPr>
  </w:style>
  <w:style w:type="paragraph" w:styleId="Heading3">
    <w:name w:val="heading 3"/>
    <w:basedOn w:val="Normal"/>
    <w:next w:val="Normal"/>
    <w:link w:val="Heading3Char"/>
    <w:uiPriority w:val="9"/>
    <w:semiHidden w:val="1"/>
    <w:unhideWhenUsed w:val="1"/>
    <w:qFormat w:val="1"/>
    <w:rsid w:val="004C4BDE"/>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3C063C"/>
    <w:pPr>
      <w:ind w:left="720"/>
      <w:contextualSpacing w:val="1"/>
    </w:pPr>
  </w:style>
  <w:style w:type="character" w:styleId="Hyperlink">
    <w:name w:val="Hyperlink"/>
    <w:basedOn w:val="DefaultParagraphFont"/>
    <w:uiPriority w:val="99"/>
    <w:unhideWhenUsed w:val="1"/>
    <w:rsid w:val="00FF55A0"/>
    <w:rPr>
      <w:color w:val="0563c1" w:themeColor="hyperlink"/>
      <w:u w:val="single"/>
    </w:rPr>
  </w:style>
  <w:style w:type="character" w:styleId="Heading1Char" w:customStyle="1">
    <w:name w:val="Heading 1 Char"/>
    <w:basedOn w:val="DefaultParagraphFont"/>
    <w:link w:val="Heading1"/>
    <w:uiPriority w:val="9"/>
    <w:rsid w:val="00E160A0"/>
    <w:rPr>
      <w:rFonts w:ascii="Times New Roman" w:cs="Times New Roman" w:eastAsia="Times New Roman" w:hAnsi="Times New Roman"/>
      <w:b w:val="1"/>
      <w:bCs w:val="1"/>
      <w:i w:val="1"/>
      <w:kern w:val="36"/>
      <w:sz w:val="36"/>
      <w:szCs w:val="36"/>
      <w:lang w:eastAsia="en-GB"/>
    </w:rPr>
  </w:style>
  <w:style w:type="character" w:styleId="Heading2Char" w:customStyle="1">
    <w:name w:val="Heading 2 Char"/>
    <w:basedOn w:val="DefaultParagraphFont"/>
    <w:link w:val="Heading2"/>
    <w:uiPriority w:val="9"/>
    <w:rsid w:val="00E160A0"/>
    <w:rPr>
      <w:rFonts w:ascii="Segoe UI" w:cs="Segoe UI" w:hAnsi="Segoe UI"/>
      <w:b w:val="1"/>
      <w:sz w:val="24"/>
      <w:szCs w:val="24"/>
    </w:rPr>
  </w:style>
  <w:style w:type="paragraph" w:styleId="NormalWeb">
    <w:name w:val="Normal (Web)"/>
    <w:basedOn w:val="Normal"/>
    <w:uiPriority w:val="99"/>
    <w:unhideWhenUsed w:val="1"/>
    <w:rsid w:val="00E160A0"/>
    <w:pPr>
      <w:spacing w:after="100" w:afterAutospacing="1" w:before="100" w:beforeAutospacing="1" w:line="240" w:lineRule="auto"/>
    </w:pPr>
    <w:rPr>
      <w:rFonts w:ascii="Times New Roman" w:cs="Times New Roman" w:eastAsia="Times New Roman" w:hAnsi="Times New Roman"/>
      <w:sz w:val="24"/>
      <w:szCs w:val="24"/>
    </w:rPr>
  </w:style>
  <w:style w:type="paragraph" w:styleId="TOCHeading">
    <w:name w:val="TOC Heading"/>
    <w:basedOn w:val="Heading1"/>
    <w:next w:val="Normal"/>
    <w:uiPriority w:val="39"/>
    <w:unhideWhenUsed w:val="1"/>
    <w:qFormat w:val="1"/>
    <w:rsid w:val="00E160A0"/>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lang w:eastAsia="en-US" w:val="en-US"/>
    </w:rPr>
  </w:style>
  <w:style w:type="paragraph" w:styleId="TOC1">
    <w:name w:val="toc 1"/>
    <w:basedOn w:val="Normal"/>
    <w:next w:val="Normal"/>
    <w:autoRedefine w:val="1"/>
    <w:uiPriority w:val="39"/>
    <w:unhideWhenUsed w:val="1"/>
    <w:rsid w:val="00E160A0"/>
    <w:pPr>
      <w:spacing w:after="100"/>
    </w:pPr>
  </w:style>
  <w:style w:type="paragraph" w:styleId="TOC2">
    <w:name w:val="toc 2"/>
    <w:basedOn w:val="Normal"/>
    <w:next w:val="Normal"/>
    <w:autoRedefine w:val="1"/>
    <w:uiPriority w:val="39"/>
    <w:unhideWhenUsed w:val="1"/>
    <w:rsid w:val="00E160A0"/>
    <w:pPr>
      <w:spacing w:after="100"/>
      <w:ind w:left="220"/>
    </w:pPr>
  </w:style>
  <w:style w:type="character" w:styleId="hljs-keyword" w:customStyle="1">
    <w:name w:val="hljs-keyword"/>
    <w:basedOn w:val="DefaultParagraphFont"/>
    <w:rsid w:val="008E0669"/>
  </w:style>
  <w:style w:type="character" w:styleId="apple-converted-space" w:customStyle="1">
    <w:name w:val="apple-converted-space"/>
    <w:basedOn w:val="DefaultParagraphFont"/>
    <w:rsid w:val="008E0669"/>
  </w:style>
  <w:style w:type="character" w:styleId="Strong">
    <w:name w:val="Strong"/>
    <w:basedOn w:val="DefaultParagraphFont"/>
    <w:uiPriority w:val="22"/>
    <w:qFormat w:val="1"/>
    <w:rsid w:val="008E0669"/>
    <w:rPr>
      <w:b w:val="1"/>
      <w:bCs w:val="1"/>
    </w:rPr>
  </w:style>
  <w:style w:type="character" w:styleId="HTMLCode">
    <w:name w:val="HTML Code"/>
    <w:basedOn w:val="DefaultParagraphFont"/>
    <w:uiPriority w:val="99"/>
    <w:semiHidden w:val="1"/>
    <w:unhideWhenUsed w:val="1"/>
    <w:rsid w:val="008E0669"/>
    <w:rPr>
      <w:rFonts w:ascii="Courier New" w:cs="Courier New" w:eastAsia="Times New Roman" w:hAnsi="Courier New"/>
      <w:sz w:val="20"/>
      <w:szCs w:val="20"/>
    </w:rPr>
  </w:style>
  <w:style w:type="table" w:styleId="TableGrid">
    <w:name w:val="Table Grid"/>
    <w:basedOn w:val="TableNormal"/>
    <w:uiPriority w:val="39"/>
    <w:rsid w:val="00814E4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semiHidden w:val="1"/>
    <w:rsid w:val="004C4BDE"/>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UnresolvedMention">
    <w:name w:val="Unresolved Mention"/>
    <w:basedOn w:val="DefaultParagraphFont"/>
    <w:uiPriority w:val="99"/>
    <w:semiHidden w:val="1"/>
    <w:unhideWhenUsed w:val="1"/>
    <w:rsid w:val="00EC5EE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8.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26.png"/><Relationship Id="rId27" Type="http://schemas.openxmlformats.org/officeDocument/2006/relationships/hyperlink" Target="https://aws.amazon.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6.png"/><Relationship Id="rId8" Type="http://schemas.openxmlformats.org/officeDocument/2006/relationships/image" Target="media/image15.png"/><Relationship Id="rId31" Type="http://schemas.openxmlformats.org/officeDocument/2006/relationships/image" Target="media/image22.png"/><Relationship Id="rId30" Type="http://schemas.openxmlformats.org/officeDocument/2006/relationships/image" Target="media/image25.png"/><Relationship Id="rId11" Type="http://schemas.openxmlformats.org/officeDocument/2006/relationships/image" Target="media/image16.png"/><Relationship Id="rId33" Type="http://schemas.openxmlformats.org/officeDocument/2006/relationships/image" Target="media/image1.png"/><Relationship Id="rId10" Type="http://schemas.openxmlformats.org/officeDocument/2006/relationships/image" Target="media/image14.png"/><Relationship Id="rId32" Type="http://schemas.openxmlformats.org/officeDocument/2006/relationships/image" Target="media/image27.png"/><Relationship Id="rId13" Type="http://schemas.openxmlformats.org/officeDocument/2006/relationships/image" Target="media/image5.png"/><Relationship Id="rId35" Type="http://schemas.openxmlformats.org/officeDocument/2006/relationships/image" Target="media/image4.png"/><Relationship Id="rId12" Type="http://schemas.openxmlformats.org/officeDocument/2006/relationships/image" Target="media/image21.png"/><Relationship Id="rId34"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0.png"/><Relationship Id="rId36" Type="http://schemas.openxmlformats.org/officeDocument/2006/relationships/hyperlink" Target="https://www.youtube.com/watch?v=hmKC6YagHqY" TargetMode="External"/><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5+uH5yA0QZBu0t2+ntPgvFTtKg==">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2022-12-02T00:36:00Z</dcterms:created>
  <dc:creator>Administrative Account</dc:creator>
</cp:coreProperties>
</file>